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94EAF" w14:textId="552E1384" w:rsidR="007B0138" w:rsidRPr="00F604A3" w:rsidRDefault="007B0138" w:rsidP="007B0138">
      <w:pPr>
        <w:ind w:leftChars="5" w:left="12"/>
        <w:rPr>
          <w:rFonts w:ascii="Times New Roman" w:hAnsi="Times New Roman" w:cs="Times New Roman"/>
          <w:b/>
          <w:color w:val="000000" w:themeColor="text1"/>
        </w:rPr>
      </w:pPr>
      <w:r>
        <w:rPr>
          <w:rFonts w:ascii="Times New Roman" w:hAnsi="Times New Roman" w:cs="Times New Roman"/>
          <w:b/>
          <w:color w:val="000000" w:themeColor="text1"/>
        </w:rPr>
        <w:t>SBIAHU AMS 310</w:t>
      </w:r>
      <w:r w:rsidRPr="00F604A3">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                                                                         </w:t>
      </w:r>
      <w:r w:rsidR="00AD6CFB">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    </w:t>
      </w:r>
      <w:r w:rsidR="00AD6CFB">
        <w:rPr>
          <w:rFonts w:ascii="Times New Roman" w:hAnsi="Times New Roman" w:cs="Times New Roman"/>
          <w:b/>
          <w:color w:val="000000" w:themeColor="text1"/>
          <w:lang w:eastAsia="ko-KR"/>
        </w:rPr>
        <w:t>Fall</w:t>
      </w:r>
      <w:r>
        <w:rPr>
          <w:rFonts w:ascii="Times New Roman" w:hAnsi="Times New Roman" w:cs="Times New Roman"/>
          <w:b/>
          <w:color w:val="000000" w:themeColor="text1"/>
        </w:rPr>
        <w:t xml:space="preserve"> 2025</w:t>
      </w:r>
    </w:p>
    <w:p w14:paraId="5A7C8549" w14:textId="77777777" w:rsidR="007B0138" w:rsidRPr="003678B0" w:rsidRDefault="007B0138" w:rsidP="007B0138">
      <w:pPr>
        <w:ind w:leftChars="5" w:left="12" w:firstLineChars="5" w:firstLine="12"/>
        <w:rPr>
          <w:rFonts w:ascii="Times New Roman" w:hAnsi="Times New Roman" w:cs="Times New Roman"/>
          <w:color w:val="000000" w:themeColor="text1"/>
        </w:rPr>
      </w:pPr>
    </w:p>
    <w:p w14:paraId="76122911" w14:textId="644175D3" w:rsidR="007B0138" w:rsidRPr="00F604A3" w:rsidRDefault="007B0138" w:rsidP="007B0138">
      <w:pPr>
        <w:rPr>
          <w:rFonts w:ascii="Times New Roman" w:hAnsi="Times New Roman" w:cs="Times New Roman"/>
          <w:b/>
          <w:color w:val="000000" w:themeColor="text1"/>
        </w:rPr>
      </w:pPr>
      <w:r>
        <w:rPr>
          <w:rFonts w:ascii="Times New Roman" w:hAnsi="Times New Roman" w:cs="Times New Roman"/>
          <w:b/>
          <w:color w:val="000000" w:themeColor="text1"/>
        </w:rPr>
        <w:t>Homework</w:t>
      </w:r>
      <w:r w:rsidRPr="00F604A3">
        <w:rPr>
          <w:rFonts w:ascii="Times New Roman" w:hAnsi="Times New Roman" w:cs="Times New Roman"/>
          <w:b/>
          <w:color w:val="000000" w:themeColor="text1"/>
        </w:rPr>
        <w:t xml:space="preserve"> #</w:t>
      </w:r>
      <w:r w:rsidR="0094161D">
        <w:rPr>
          <w:rFonts w:ascii="Times New Roman" w:hAnsi="Times New Roman" w:cs="Times New Roman"/>
          <w:b/>
          <w:color w:val="000000" w:themeColor="text1"/>
        </w:rPr>
        <w:t>4</w:t>
      </w:r>
      <w:r w:rsidRPr="00F604A3">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                                                   </w:t>
      </w:r>
      <w:r w:rsidR="00AD6CFB">
        <w:rPr>
          <w:rFonts w:ascii="Times New Roman" w:hAnsi="Times New Roman" w:cs="Times New Roman"/>
          <w:b/>
          <w:color w:val="000000" w:themeColor="text1"/>
        </w:rPr>
        <w:t xml:space="preserve">                           </w:t>
      </w:r>
      <w:r w:rsidR="0094161D">
        <w:rPr>
          <w:rFonts w:ascii="Times New Roman" w:hAnsi="Times New Roman" w:cs="Times New Roman"/>
          <w:b/>
          <w:color w:val="000000" w:themeColor="text1"/>
        </w:rPr>
        <w:t xml:space="preserve">   </w:t>
      </w:r>
      <w:r>
        <w:rPr>
          <w:rFonts w:ascii="Times New Roman" w:hAnsi="Times New Roman" w:cs="Times New Roman"/>
          <w:b/>
          <w:color w:val="000000" w:themeColor="text1"/>
        </w:rPr>
        <w:t xml:space="preserve">Due </w:t>
      </w:r>
      <w:r w:rsidR="00AD6CFB">
        <w:rPr>
          <w:rFonts w:ascii="Times New Roman" w:hAnsi="Times New Roman" w:cs="Times New Roman"/>
          <w:b/>
          <w:color w:val="000000" w:themeColor="text1"/>
        </w:rPr>
        <w:t>October</w:t>
      </w:r>
      <w:r w:rsidR="0094161D">
        <w:rPr>
          <w:rFonts w:ascii="Times New Roman" w:hAnsi="Times New Roman" w:cs="Times New Roman"/>
          <w:b/>
          <w:color w:val="000000" w:themeColor="text1"/>
        </w:rPr>
        <w:t xml:space="preserve"> </w:t>
      </w:r>
      <w:r w:rsidR="006D1C28">
        <w:rPr>
          <w:rFonts w:ascii="Times New Roman" w:hAnsi="Times New Roman" w:cs="Times New Roman"/>
          <w:b/>
          <w:color w:val="000000" w:themeColor="text1"/>
        </w:rPr>
        <w:t>2</w:t>
      </w:r>
      <w:r w:rsidR="00AD6CFB">
        <w:rPr>
          <w:rFonts w:ascii="Times New Roman" w:hAnsi="Times New Roman" w:cs="Times New Roman"/>
          <w:b/>
          <w:color w:val="000000" w:themeColor="text1"/>
        </w:rPr>
        <w:t>4</w:t>
      </w:r>
    </w:p>
    <w:p w14:paraId="31BE726E" w14:textId="77777777" w:rsidR="00C3786A" w:rsidRDefault="00C3786A" w:rsidP="00F97C8F">
      <w:pPr>
        <w:rPr>
          <w:rFonts w:ascii="Times New Roman" w:hAnsi="Times New Roman" w:cs="Times New Roman"/>
          <w:color w:val="000000" w:themeColor="text1"/>
        </w:rPr>
      </w:pPr>
    </w:p>
    <w:p w14:paraId="0F7685FB" w14:textId="62C76C25" w:rsidR="009C2D4F" w:rsidRPr="002D5575" w:rsidRDefault="0094161D" w:rsidP="009C2D4F">
      <w:pPr>
        <w:pStyle w:val="a3"/>
        <w:spacing w:before="240" w:line="240" w:lineRule="auto"/>
        <w:ind w:left="0"/>
        <w:rPr>
          <w:rFonts w:ascii="Times New Roman" w:hAnsi="Times New Roman" w:cs="Times New Roman"/>
          <w:sz w:val="24"/>
          <w:szCs w:val="24"/>
        </w:rPr>
      </w:pPr>
      <w:r>
        <w:rPr>
          <w:rFonts w:ascii="Times New Roman" w:hAnsi="Times New Roman" w:cs="Times New Roman"/>
          <w:b/>
          <w:sz w:val="24"/>
          <w:szCs w:val="24"/>
        </w:rPr>
        <w:t>1</w:t>
      </w:r>
      <w:r w:rsidRPr="00B62172">
        <w:rPr>
          <w:rFonts w:ascii="Times New Roman" w:hAnsi="Times New Roman" w:cs="Times New Roman"/>
          <w:b/>
          <w:sz w:val="24"/>
          <w:szCs w:val="24"/>
        </w:rPr>
        <w:t xml:space="preserve">.  </w:t>
      </w:r>
      <w:r w:rsidR="009C2D4F" w:rsidRPr="002D5575">
        <w:rPr>
          <w:rFonts w:ascii="Times New Roman" w:hAnsi="Times New Roman" w:cs="Times New Roman"/>
          <w:sz w:val="24"/>
          <w:szCs w:val="24"/>
        </w:rPr>
        <w:t>Suppose the</w:t>
      </w:r>
      <w:r w:rsidR="009C2D4F" w:rsidRPr="002D5575">
        <w:rPr>
          <w:rFonts w:ascii="Times New Roman" w:hAnsi="Times New Roman" w:cs="Times New Roman"/>
          <w:b/>
          <w:sz w:val="24"/>
          <w:szCs w:val="24"/>
        </w:rPr>
        <w:t xml:space="preserve"> </w:t>
      </w:r>
      <w:r w:rsidR="009C2D4F" w:rsidRPr="002D5575">
        <w:rPr>
          <w:rFonts w:ascii="Times New Roman" w:hAnsi="Times New Roman" w:cs="Times New Roman"/>
          <w:sz w:val="24"/>
          <w:szCs w:val="24"/>
        </w:rPr>
        <w:t xml:space="preserve">survival time (in months) of certain type of a fatal cancer is a random variable </w:t>
      </w:r>
      <m:oMath>
        <m:r>
          <w:rPr>
            <w:rFonts w:ascii="Cambria Math" w:hAnsi="Cambria Math" w:cs="Times New Roman"/>
            <w:sz w:val="24"/>
            <w:szCs w:val="24"/>
          </w:rPr>
          <m:t xml:space="preserve">X </m:t>
        </m:r>
      </m:oMath>
      <w:r w:rsidR="009C2D4F" w:rsidRPr="002D5575">
        <w:rPr>
          <w:rFonts w:ascii="Times New Roman" w:hAnsi="Times New Roman" w:cs="Times New Roman"/>
          <w:sz w:val="24"/>
          <w:szCs w:val="24"/>
        </w:rPr>
        <w:t xml:space="preserve">with pdf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=0.1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-0.1x</m:t>
            </m:r>
          </m:sup>
        </m:sSup>
        <m:r>
          <w:rPr>
            <w:rFonts w:ascii="Cambria Math" w:hAnsi="Cambria Math" w:cs="Times New Roman"/>
            <w:sz w:val="24"/>
            <w:szCs w:val="24"/>
          </w:rPr>
          <m:t>, x&gt;0</m:t>
        </m:r>
      </m:oMath>
      <w:r w:rsidR="009C2D4F" w:rsidRPr="002D5575">
        <w:rPr>
          <w:rFonts w:ascii="Times New Roman" w:hAnsi="Times New Roman" w:cs="Times New Roman"/>
          <w:sz w:val="24"/>
          <w:szCs w:val="24"/>
        </w:rPr>
        <w:t xml:space="preserve"> from onset.</w:t>
      </w:r>
    </w:p>
    <w:p w14:paraId="50FEA003" w14:textId="77777777" w:rsidR="009C2D4F" w:rsidRPr="002D5575" w:rsidRDefault="009C2D4F" w:rsidP="009C2D4F">
      <w:pPr>
        <w:pStyle w:val="a3"/>
        <w:spacing w:before="240" w:line="240" w:lineRule="auto"/>
        <w:ind w:left="0"/>
        <w:rPr>
          <w:rFonts w:ascii="Times New Roman" w:hAnsi="Times New Roman" w:cs="Times New Roman"/>
          <w:sz w:val="24"/>
          <w:szCs w:val="24"/>
        </w:rPr>
      </w:pPr>
    </w:p>
    <w:p w14:paraId="534D64E9" w14:textId="77777777" w:rsidR="009C2D4F" w:rsidRPr="002D5575" w:rsidRDefault="009C2D4F" w:rsidP="009C2D4F">
      <w:pPr>
        <w:pStyle w:val="a3"/>
        <w:numPr>
          <w:ilvl w:val="0"/>
          <w:numId w:val="39"/>
        </w:numPr>
        <w:rPr>
          <w:rFonts w:ascii="Times New Roman" w:hAnsi="Times New Roman" w:cs="Times New Roman"/>
          <w:sz w:val="24"/>
          <w:szCs w:val="24"/>
        </w:rPr>
      </w:pPr>
      <w:r w:rsidRPr="002D5575">
        <w:rPr>
          <w:rFonts w:ascii="Times New Roman" w:hAnsi="Times New Roman" w:cs="Times New Roman"/>
          <w:sz w:val="24"/>
          <w:szCs w:val="24"/>
        </w:rPr>
        <w:t xml:space="preserve">Find the probability that a patient will live less than </w:t>
      </w:r>
      <w:r w:rsidRPr="002D5575">
        <w:rPr>
          <w:rFonts w:ascii="Times New Roman" w:hAnsi="Times New Roman" w:cs="Times New Roman" w:hint="eastAsia"/>
          <w:sz w:val="24"/>
          <w:szCs w:val="24"/>
        </w:rPr>
        <w:t>1</w:t>
      </w:r>
      <w:r w:rsidRPr="002D5575">
        <w:rPr>
          <w:rFonts w:ascii="Times New Roman" w:hAnsi="Times New Roman" w:cs="Times New Roman"/>
          <w:sz w:val="24"/>
          <w:szCs w:val="24"/>
        </w:rPr>
        <w:t xml:space="preserve"> year from onset.</w:t>
      </w:r>
    </w:p>
    <w:p w14:paraId="5B2525F8" w14:textId="77777777" w:rsidR="009C2D4F" w:rsidRPr="002D5575" w:rsidRDefault="009C2D4F" w:rsidP="009C2D4F">
      <w:pPr>
        <w:pStyle w:val="a3"/>
        <w:numPr>
          <w:ilvl w:val="0"/>
          <w:numId w:val="39"/>
        </w:numPr>
        <w:rPr>
          <w:rFonts w:ascii="Times New Roman" w:hAnsi="Times New Roman" w:cs="Times New Roman"/>
          <w:sz w:val="24"/>
          <w:szCs w:val="24"/>
        </w:rPr>
      </w:pPr>
      <w:r w:rsidRPr="002D5575">
        <w:rPr>
          <w:rFonts w:ascii="Times New Roman" w:hAnsi="Times New Roman" w:cs="Times New Roman"/>
          <w:sz w:val="24"/>
          <w:szCs w:val="24"/>
        </w:rPr>
        <w:t>Find the probability that a patient will live between 6 months to 18 months from onset.</w:t>
      </w:r>
    </w:p>
    <w:p w14:paraId="3B2E8771" w14:textId="77777777" w:rsidR="009C2D4F" w:rsidRPr="002D5575" w:rsidRDefault="009C2D4F" w:rsidP="009C2D4F">
      <w:pPr>
        <w:pStyle w:val="a3"/>
        <w:numPr>
          <w:ilvl w:val="0"/>
          <w:numId w:val="39"/>
        </w:numPr>
        <w:rPr>
          <w:rFonts w:ascii="Times New Roman" w:hAnsi="Times New Roman" w:cs="Times New Roman"/>
          <w:sz w:val="24"/>
          <w:szCs w:val="24"/>
        </w:rPr>
      </w:pPr>
      <w:r w:rsidRPr="002D5575">
        <w:rPr>
          <w:rFonts w:ascii="Times New Roman" w:hAnsi="Times New Roman" w:cs="Times New Roman"/>
          <w:sz w:val="24"/>
          <w:szCs w:val="24"/>
        </w:rPr>
        <w:t xml:space="preserve">Find the probability that a patient will live more than </w:t>
      </w:r>
      <w:r w:rsidRPr="002D5575">
        <w:rPr>
          <w:rFonts w:ascii="Times New Roman" w:hAnsi="Times New Roman" w:cs="Times New Roman" w:hint="eastAsia"/>
          <w:sz w:val="24"/>
          <w:szCs w:val="24"/>
        </w:rPr>
        <w:t>2</w:t>
      </w:r>
      <w:r w:rsidRPr="002D5575">
        <w:rPr>
          <w:rFonts w:ascii="Times New Roman" w:hAnsi="Times New Roman" w:cs="Times New Roman"/>
          <w:sz w:val="24"/>
          <w:szCs w:val="24"/>
        </w:rPr>
        <w:t xml:space="preserve"> years from onset.</w:t>
      </w:r>
    </w:p>
    <w:p w14:paraId="076B61AF" w14:textId="77777777" w:rsidR="009C2D4F" w:rsidRDefault="009C2D4F" w:rsidP="0094161D">
      <w:pPr>
        <w:pStyle w:val="a3"/>
        <w:rPr>
          <w:rFonts w:ascii="Times New Roman" w:hAnsi="Times New Roman" w:cs="Times New Roman"/>
          <w:sz w:val="24"/>
          <w:szCs w:val="24"/>
        </w:rPr>
      </w:pPr>
    </w:p>
    <w:p w14:paraId="416D9AF3" w14:textId="77777777" w:rsidR="0094161D" w:rsidRPr="0094161D" w:rsidRDefault="0094161D" w:rsidP="0094161D">
      <w:pPr>
        <w:pStyle w:val="a3"/>
        <w:rPr>
          <w:rFonts w:ascii="Times New Roman" w:hAnsi="Times New Roman" w:cs="Times New Roman"/>
          <w:sz w:val="24"/>
          <w:szCs w:val="24"/>
        </w:rPr>
      </w:pPr>
    </w:p>
    <w:p w14:paraId="6E1F92D5" w14:textId="2CC9673D" w:rsidR="009C2D4F" w:rsidRDefault="0094161D" w:rsidP="009C2D4F">
      <w:pPr>
        <w:pStyle w:val="a3"/>
        <w:spacing w:before="240" w:line="240" w:lineRule="auto"/>
        <w:ind w:left="0"/>
      </w:pPr>
      <w:r>
        <w:rPr>
          <w:rFonts w:ascii="Times New Roman" w:hAnsi="Times New Roman" w:cs="Times New Roman"/>
          <w:b/>
          <w:sz w:val="24"/>
          <w:szCs w:val="24"/>
        </w:rPr>
        <w:t>2.</w:t>
      </w:r>
      <w:r w:rsidRPr="00B62172">
        <w:rPr>
          <w:rFonts w:ascii="Times New Roman" w:hAnsi="Times New Roman" w:cs="Times New Roman"/>
          <w:b/>
          <w:sz w:val="24"/>
          <w:szCs w:val="24"/>
        </w:rPr>
        <w:t xml:space="preserve">  </w:t>
      </w:r>
      <w:r w:rsidR="009C2D4F" w:rsidRPr="00316FFF">
        <w:rPr>
          <w:rFonts w:ascii="Times New Roman" w:hAnsi="Times New Roman" w:cs="Times New Roman"/>
          <w:sz w:val="24"/>
          <w:szCs w:val="24"/>
        </w:rPr>
        <w:t xml:space="preserve">Let </w:t>
      </w:r>
      <m:oMath>
        <m:r>
          <w:rPr>
            <w:rFonts w:ascii="Cambria Math" w:hAnsi="Cambria Math" w:cs="Times New Roman"/>
            <w:sz w:val="24"/>
            <w:szCs w:val="24"/>
          </w:rPr>
          <m:t>X</m:t>
        </m:r>
      </m:oMath>
      <w:r w:rsidR="009C2D4F" w:rsidRPr="00316FFF">
        <w:rPr>
          <w:rFonts w:ascii="Times New Roman" w:hAnsi="Times New Roman" w:cs="Times New Roman"/>
          <w:sz w:val="24"/>
          <w:szCs w:val="24"/>
        </w:rPr>
        <w:t xml:space="preserve"> be a random variable with pdf </w:t>
      </w:r>
    </w:p>
    <w:p w14:paraId="458A482E" w14:textId="77777777" w:rsidR="00EC5DFE" w:rsidRPr="00EC5DFE" w:rsidRDefault="00EC5DFE" w:rsidP="009C2D4F">
      <w:pPr>
        <w:pStyle w:val="a3"/>
        <w:spacing w:before="240" w:line="240" w:lineRule="auto"/>
        <w:ind w:left="0"/>
      </w:pPr>
    </w:p>
    <w:p w14:paraId="4C50E5B2" w14:textId="77777777" w:rsidR="009C2D4F" w:rsidRPr="00316FFF" w:rsidRDefault="009C2D4F" w:rsidP="009C2D4F">
      <w:pPr>
        <w:pStyle w:val="a3"/>
        <w:spacing w:before="240" w:line="240" w:lineRule="auto"/>
        <w:ind w:left="0"/>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-cx,</m:t>
                        </m:r>
                      </m:e>
                      <m:e>
                        <m:r>
                          <w:rPr>
                            <w:rFonts w:ascii="Cambria Math" w:hAnsi="Cambria Math" w:cs="Times New Roman"/>
                            <w:sz w:val="24"/>
                            <w:szCs w:val="24"/>
                          </w:rPr>
                          <m:t>-2&lt;x&lt;0</m:t>
                        </m:r>
                      </m:e>
                    </m:mr>
                  </m:m>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 xml:space="preserve">cx, </m:t>
                        </m:r>
                      </m:e>
                      <m:e>
                        <m:r>
                          <w:rPr>
                            <w:rFonts w:ascii="Cambria Math" w:hAnsi="Cambria Math" w:cs="Times New Roman"/>
                            <w:sz w:val="24"/>
                            <w:szCs w:val="24"/>
                          </w:rPr>
                          <m:t>0≤x&lt;2</m:t>
                        </m:r>
                      </m:e>
                    </m:mr>
                  </m:m>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m:rPr>
                            <m:sty m:val="p"/>
                          </m:rPr>
                          <w:rPr>
                            <w:rFonts w:ascii="Cambria Math" w:hAnsi="Cambria Math" w:cs="Times New Roman"/>
                            <w:sz w:val="24"/>
                            <w:szCs w:val="24"/>
                          </w:rPr>
                          <m:t>otherwise</m:t>
                        </m:r>
                      </m:e>
                    </m:mr>
                  </m:m>
                </m:e>
              </m:eqArr>
            </m:e>
          </m:d>
        </m:oMath>
      </m:oMathPara>
    </w:p>
    <w:p w14:paraId="5688C24B" w14:textId="77777777" w:rsidR="009C2D4F" w:rsidRDefault="009C2D4F" w:rsidP="009C2D4F">
      <w:pPr>
        <w:pStyle w:val="a3"/>
        <w:spacing w:before="240" w:line="240" w:lineRule="auto"/>
        <w:ind w:left="0"/>
        <w:rPr>
          <w:rFonts w:ascii="Times New Roman" w:hAnsi="Times New Roman" w:cs="Times New Roman"/>
          <w:sz w:val="24"/>
          <w:szCs w:val="24"/>
        </w:rPr>
      </w:pPr>
    </w:p>
    <w:p w14:paraId="57928EE9" w14:textId="77777777" w:rsidR="009C2D4F" w:rsidRDefault="009C2D4F" w:rsidP="009C2D4F">
      <w:pPr>
        <w:pStyle w:val="a3"/>
        <w:spacing w:before="240" w:line="240" w:lineRule="auto"/>
        <w:ind w:left="0"/>
        <w:rPr>
          <w:rFonts w:ascii="Times New Roman" w:hAnsi="Times New Roman" w:cs="Times New Roman"/>
          <w:sz w:val="24"/>
          <w:szCs w:val="24"/>
        </w:rPr>
      </w:pPr>
      <w:r>
        <w:rPr>
          <w:rFonts w:ascii="Times New Roman" w:hAnsi="Times New Roman" w:cs="Times New Roman"/>
          <w:sz w:val="24"/>
          <w:szCs w:val="24"/>
        </w:rPr>
        <w:t xml:space="preserve">      where </w:t>
      </w:r>
      <m:oMath>
        <m:r>
          <w:ins w:id="0" w:author="Hongshik Ahn" w:date="2018-01-22T14:05:00Z">
            <w:rPr>
              <w:rFonts w:ascii="Cambria Math" w:hAnsi="Cambria Math" w:cs="Times New Roman"/>
              <w:sz w:val="24"/>
              <w:szCs w:val="24"/>
            </w:rPr>
            <m:t>c</m:t>
          </w:ins>
        </m:r>
      </m:oMath>
      <w:r>
        <w:rPr>
          <w:rFonts w:ascii="Times New Roman" w:hAnsi="Times New Roman" w:cs="Times New Roman"/>
          <w:sz w:val="24"/>
          <w:szCs w:val="24"/>
        </w:rPr>
        <w:t xml:space="preserve"> is a constant</w:t>
      </w:r>
      <w:ins w:id="1" w:author="Hongshik Ahn" w:date="2018-01-22T14:05:00Z">
        <w:r>
          <w:rPr>
            <w:rFonts w:ascii="Times New Roman" w:hAnsi="Times New Roman" w:cs="Times New Roman"/>
            <w:sz w:val="24"/>
            <w:szCs w:val="24"/>
          </w:rPr>
          <w:t>.</w:t>
        </w:r>
      </w:ins>
    </w:p>
    <w:p w14:paraId="2C816E6A" w14:textId="77777777" w:rsidR="009C2D4F" w:rsidRPr="00316FFF" w:rsidRDefault="009C2D4F" w:rsidP="009C2D4F">
      <w:pPr>
        <w:pStyle w:val="a3"/>
        <w:spacing w:before="240" w:line="240" w:lineRule="auto"/>
        <w:ind w:left="0"/>
        <w:rPr>
          <w:rFonts w:ascii="Times New Roman" w:hAnsi="Times New Roman" w:cs="Times New Roman"/>
          <w:sz w:val="24"/>
          <w:szCs w:val="24"/>
        </w:rPr>
      </w:pPr>
    </w:p>
    <w:p w14:paraId="7C75B651" w14:textId="77777777" w:rsidR="009C2D4F" w:rsidRPr="00316FFF" w:rsidRDefault="009C2D4F" w:rsidP="009C2D4F">
      <w:pPr>
        <w:pStyle w:val="a3"/>
        <w:numPr>
          <w:ilvl w:val="0"/>
          <w:numId w:val="40"/>
        </w:numPr>
        <w:rPr>
          <w:rFonts w:ascii="Times New Roman" w:hAnsi="Times New Roman" w:cs="Times New Roman"/>
          <w:sz w:val="24"/>
          <w:szCs w:val="24"/>
        </w:rPr>
      </w:pPr>
      <w:r w:rsidRPr="00316FFF">
        <w:rPr>
          <w:rFonts w:ascii="Times New Roman" w:hAnsi="Times New Roman" w:cs="Times New Roman"/>
          <w:sz w:val="24"/>
          <w:szCs w:val="24"/>
        </w:rPr>
        <w:t xml:space="preserve">Find the value of </w:t>
      </w:r>
      <m:oMath>
        <m:r>
          <w:rPr>
            <w:rFonts w:ascii="Cambria Math" w:hAnsi="Cambria Math" w:cs="Times New Roman"/>
            <w:sz w:val="24"/>
            <w:szCs w:val="24"/>
          </w:rPr>
          <m:t>c.</m:t>
        </m:r>
      </m:oMath>
    </w:p>
    <w:p w14:paraId="4AE02B26" w14:textId="77777777" w:rsidR="009C2D4F" w:rsidRPr="00316FFF" w:rsidRDefault="009C2D4F" w:rsidP="009C2D4F">
      <w:pPr>
        <w:pStyle w:val="a3"/>
        <w:numPr>
          <w:ilvl w:val="0"/>
          <w:numId w:val="40"/>
        </w:numPr>
        <w:rPr>
          <w:rFonts w:ascii="Times New Roman" w:hAnsi="Times New Roman" w:cs="Times New Roman"/>
          <w:sz w:val="24"/>
          <w:szCs w:val="24"/>
        </w:rPr>
      </w:pPr>
      <w:r w:rsidRPr="00316FFF">
        <w:rPr>
          <w:rFonts w:ascii="Times New Roman" w:hAnsi="Times New Roman" w:cs="Times New Roman"/>
          <w:sz w:val="24"/>
          <w:szCs w:val="24"/>
        </w:rPr>
        <w:t xml:space="preserve">Find the mean of </w:t>
      </w:r>
      <m:oMath>
        <m:r>
          <w:rPr>
            <w:rFonts w:ascii="Cambria Math" w:hAnsi="Cambria Math" w:cs="Times New Roman"/>
            <w:sz w:val="24"/>
            <w:szCs w:val="24"/>
          </w:rPr>
          <m:t>X</m:t>
        </m:r>
      </m:oMath>
      <w:r w:rsidRPr="00316FFF">
        <w:rPr>
          <w:rFonts w:ascii="Times New Roman" w:hAnsi="Times New Roman" w:cs="Times New Roman"/>
          <w:sz w:val="24"/>
          <w:szCs w:val="24"/>
        </w:rPr>
        <w:t>.</w:t>
      </w:r>
    </w:p>
    <w:p w14:paraId="14E43609" w14:textId="77777777" w:rsidR="009C2D4F" w:rsidRPr="00316FFF" w:rsidRDefault="009C2D4F" w:rsidP="009C2D4F">
      <w:pPr>
        <w:pStyle w:val="a3"/>
        <w:numPr>
          <w:ilvl w:val="0"/>
          <w:numId w:val="40"/>
        </w:numPr>
        <w:rPr>
          <w:rFonts w:ascii="Times New Roman" w:hAnsi="Times New Roman" w:cs="Times New Roman"/>
          <w:sz w:val="24"/>
          <w:szCs w:val="24"/>
        </w:rPr>
      </w:pPr>
      <w:r w:rsidRPr="00316FFF">
        <w:rPr>
          <w:rFonts w:ascii="Times New Roman" w:hAnsi="Times New Roman" w:cs="Times New Roman"/>
          <w:sz w:val="24"/>
          <w:szCs w:val="24"/>
        </w:rPr>
        <w:t xml:space="preserve">Find the variance of </w:t>
      </w:r>
      <m:oMath>
        <m:r>
          <w:rPr>
            <w:rFonts w:ascii="Cambria Math" w:hAnsi="Cambria Math" w:cs="Times New Roman"/>
            <w:sz w:val="24"/>
            <w:szCs w:val="24"/>
          </w:rPr>
          <m:t>X.</m:t>
        </m:r>
      </m:oMath>
    </w:p>
    <w:p w14:paraId="11F9B9F5" w14:textId="77777777" w:rsidR="009C2D4F" w:rsidRPr="00316FFF" w:rsidRDefault="009C2D4F" w:rsidP="009C2D4F">
      <w:pPr>
        <w:pStyle w:val="a3"/>
        <w:numPr>
          <w:ilvl w:val="0"/>
          <w:numId w:val="40"/>
        </w:numPr>
        <w:rPr>
          <w:rFonts w:ascii="Times New Roman" w:hAnsi="Times New Roman" w:cs="Times New Roman"/>
          <w:sz w:val="24"/>
          <w:szCs w:val="24"/>
        </w:rPr>
      </w:pPr>
      <w:r w:rsidRPr="00316FFF">
        <w:rPr>
          <w:rFonts w:ascii="Times New Roman" w:hAnsi="Times New Roman" w:cs="Times New Roman"/>
          <w:sz w:val="24"/>
          <w:szCs w:val="24"/>
        </w:rPr>
        <w:t xml:space="preserve">Find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-1&lt;X&lt;2</m:t>
            </m:r>
          </m:e>
        </m:d>
        <m:r>
          <w:rPr>
            <w:rFonts w:ascii="Cambria Math" w:hAnsi="Cambria Math" w:cs="Times New Roman"/>
            <w:sz w:val="24"/>
            <w:szCs w:val="24"/>
          </w:rPr>
          <m:t>.</m:t>
        </m:r>
      </m:oMath>
    </w:p>
    <w:p w14:paraId="345FB8CE" w14:textId="77777777" w:rsidR="009C2D4F" w:rsidRPr="00316FFF" w:rsidRDefault="009C2D4F" w:rsidP="009C2D4F">
      <w:pPr>
        <w:pStyle w:val="a3"/>
        <w:numPr>
          <w:ilvl w:val="0"/>
          <w:numId w:val="40"/>
        </w:numPr>
        <w:rPr>
          <w:rFonts w:ascii="Times New Roman" w:hAnsi="Times New Roman" w:cs="Times New Roman"/>
          <w:sz w:val="24"/>
          <w:szCs w:val="24"/>
        </w:rPr>
      </w:pPr>
      <w:r w:rsidRPr="00316FFF">
        <w:rPr>
          <w:rFonts w:ascii="Times New Roman" w:hAnsi="Times New Roman" w:cs="Times New Roman"/>
          <w:sz w:val="24"/>
          <w:szCs w:val="24"/>
        </w:rPr>
        <w:t xml:space="preserve">Find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X&gt;1/2</m:t>
            </m:r>
          </m:e>
        </m:d>
        <m:r>
          <w:rPr>
            <w:rFonts w:ascii="Cambria Math" w:hAnsi="Cambria Math" w:cs="Times New Roman"/>
            <w:sz w:val="24"/>
            <w:szCs w:val="24"/>
          </w:rPr>
          <m:t>.</m:t>
        </m:r>
      </m:oMath>
    </w:p>
    <w:p w14:paraId="45E83BE2" w14:textId="249AD8F0" w:rsidR="0094161D" w:rsidRDefault="009C2D4F" w:rsidP="009C2D4F">
      <w:pPr>
        <w:pStyle w:val="a3"/>
        <w:numPr>
          <w:ilvl w:val="0"/>
          <w:numId w:val="40"/>
        </w:numPr>
        <w:rPr>
          <w:rFonts w:ascii="Times New Roman" w:hAnsi="Times New Roman" w:cs="Times New Roman"/>
          <w:sz w:val="24"/>
          <w:szCs w:val="24"/>
        </w:rPr>
      </w:pPr>
      <w:r w:rsidRPr="00316FFF">
        <w:rPr>
          <w:rFonts w:ascii="Times New Roman" w:hAnsi="Times New Roman" w:cs="Times New Roman"/>
          <w:sz w:val="24"/>
          <w:szCs w:val="24"/>
        </w:rPr>
        <w:t>Find the third quartile.</w:t>
      </w:r>
    </w:p>
    <w:p w14:paraId="63813CBD" w14:textId="77777777" w:rsidR="009C2D4F" w:rsidRPr="009C2D4F" w:rsidRDefault="009C2D4F" w:rsidP="009C2D4F">
      <w:pPr>
        <w:pStyle w:val="a3"/>
        <w:rPr>
          <w:rFonts w:ascii="Times New Roman" w:hAnsi="Times New Roman" w:cs="Times New Roman"/>
          <w:sz w:val="24"/>
          <w:szCs w:val="24"/>
        </w:rPr>
      </w:pPr>
    </w:p>
    <w:p w14:paraId="794E2A02" w14:textId="77777777" w:rsidR="0094161D" w:rsidRPr="0094161D" w:rsidRDefault="0094161D" w:rsidP="0094161D">
      <w:pPr>
        <w:pStyle w:val="a3"/>
        <w:rPr>
          <w:rFonts w:ascii="Times New Roman" w:hAnsi="Times New Roman" w:cs="Times New Roman"/>
          <w:sz w:val="24"/>
          <w:szCs w:val="24"/>
        </w:rPr>
      </w:pPr>
    </w:p>
    <w:p w14:paraId="046D2873" w14:textId="50C4DDE8" w:rsidR="009C2D4F" w:rsidRPr="00DF3CDD" w:rsidRDefault="0094161D" w:rsidP="009C2D4F">
      <w:pPr>
        <w:pStyle w:val="a3"/>
        <w:spacing w:before="240" w:line="240" w:lineRule="auto"/>
        <w:ind w:left="0"/>
        <w:rPr>
          <w:rFonts w:ascii="Times New Roman" w:hAnsi="Times New Roman" w:cs="Times New Roman"/>
          <w:sz w:val="24"/>
          <w:szCs w:val="24"/>
        </w:rPr>
      </w:pPr>
      <w:r w:rsidRPr="00AC4132">
        <w:rPr>
          <w:rFonts w:ascii="Times New Roman" w:hAnsi="Times New Roman" w:cs="Times New Roman"/>
          <w:b/>
          <w:sz w:val="24"/>
          <w:szCs w:val="24"/>
        </w:rPr>
        <w:t xml:space="preserve">3.  </w:t>
      </w:r>
      <w:r w:rsidRPr="00AC4132">
        <w:rPr>
          <w:rFonts w:ascii="Times New Roman" w:hAnsi="Times New Roman" w:cs="Times New Roman"/>
          <w:sz w:val="24"/>
          <w:szCs w:val="24"/>
        </w:rPr>
        <w:t>The</w:t>
      </w:r>
      <w:r w:rsidR="009C2D4F" w:rsidRPr="00DF3CDD">
        <w:rPr>
          <w:rFonts w:ascii="Times New Roman" w:hAnsi="Times New Roman" w:cs="Times New Roman"/>
          <w:sz w:val="24"/>
          <w:szCs w:val="24"/>
        </w:rPr>
        <w:t xml:space="preserve"> weekly demand for drinking water, in thousand gallons, from a local wholesale store, is a random variable </w:t>
      </w:r>
      <m:oMath>
        <m:r>
          <w:rPr>
            <w:rFonts w:ascii="Cambria Math" w:hAnsi="Cambria Math" w:cs="Times New Roman"/>
            <w:sz w:val="24"/>
            <w:szCs w:val="24"/>
          </w:rPr>
          <m:t>X</m:t>
        </m:r>
      </m:oMath>
      <w:r w:rsidR="009C2D4F" w:rsidRPr="00DF3CDD">
        <w:rPr>
          <w:rFonts w:ascii="Times New Roman" w:hAnsi="Times New Roman" w:cs="Times New Roman"/>
          <w:sz w:val="24"/>
          <w:szCs w:val="24"/>
        </w:rPr>
        <w:t xml:space="preserve"> with pdf </w:t>
      </w:r>
    </w:p>
    <w:p w14:paraId="6AB56D49" w14:textId="77777777" w:rsidR="009C2D4F" w:rsidRPr="00DF3CDD" w:rsidRDefault="009C2D4F" w:rsidP="009C2D4F">
      <w:pPr>
        <w:pStyle w:val="a3"/>
        <w:spacing w:before="240" w:line="240" w:lineRule="auto"/>
        <w:ind w:left="0"/>
        <w:rPr>
          <w:rFonts w:ascii="Times New Roman" w:hAnsi="Times New Roman" w:cs="Times New Roman"/>
          <w:sz w:val="24"/>
          <w:szCs w:val="24"/>
        </w:rPr>
      </w:pPr>
    </w:p>
    <w:p w14:paraId="4D2E7B7C" w14:textId="77777777" w:rsidR="009C2D4F" w:rsidRPr="00DF3CDD" w:rsidRDefault="009C2D4F" w:rsidP="009C2D4F">
      <w:pPr>
        <w:pStyle w:val="a3"/>
        <w:spacing w:before="240" w:line="240" w:lineRule="auto"/>
        <w:ind w:left="0"/>
        <w:rPr>
          <w:rFonts w:ascii="Times New Roman" w:hAnsi="Times New Roman" w:cs="Times New Roman"/>
          <w:sz w:val="24"/>
          <w:szCs w:val="24"/>
        </w:rPr>
      </w:pPr>
      <m:oMathPara>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a(x-1),</m:t>
                        </m:r>
                      </m:e>
                      <m:e>
                        <m:r>
                          <w:rPr>
                            <w:rFonts w:ascii="Cambria Math" w:hAnsi="Cambria Math" w:cs="Times New Roman"/>
                            <w:sz w:val="24"/>
                            <w:szCs w:val="24"/>
                          </w:rPr>
                          <m:t>2≤x≤4</m:t>
                        </m:r>
                      </m:e>
                    </m:mr>
                  </m:m>
                </m:e>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0,</m:t>
                        </m:r>
                      </m:e>
                      <m:e>
                        <m:r>
                          <m:rPr>
                            <m:sty m:val="p"/>
                          </m:rPr>
                          <w:rPr>
                            <w:rFonts w:ascii="Cambria Math" w:hAnsi="Cambria Math" w:cs="Times New Roman"/>
                            <w:sz w:val="24"/>
                            <w:szCs w:val="24"/>
                          </w:rPr>
                          <m:t>otherwise</m:t>
                        </m:r>
                      </m:e>
                    </m:mr>
                  </m:m>
                </m:e>
              </m:eqArr>
            </m:e>
          </m:d>
        </m:oMath>
      </m:oMathPara>
    </w:p>
    <w:p w14:paraId="0B442874" w14:textId="77777777" w:rsidR="009C2D4F" w:rsidRPr="00DF3CDD" w:rsidRDefault="009C2D4F" w:rsidP="009C2D4F">
      <w:pPr>
        <w:pStyle w:val="a3"/>
        <w:spacing w:before="240" w:line="240" w:lineRule="auto"/>
        <w:ind w:left="0"/>
        <w:rPr>
          <w:rFonts w:ascii="Times New Roman" w:hAnsi="Times New Roman" w:cs="Times New Roman"/>
          <w:sz w:val="24"/>
          <w:szCs w:val="24"/>
        </w:rPr>
      </w:pPr>
      <w:r w:rsidRPr="00DF3CDD">
        <w:rPr>
          <w:rFonts w:ascii="Times New Roman" w:hAnsi="Times New Roman" w:cs="Times New Roman"/>
          <w:sz w:val="24"/>
          <w:szCs w:val="24"/>
        </w:rPr>
        <w:t xml:space="preserve">where </w:t>
      </w:r>
      <m:oMath>
        <m:r>
          <w:rPr>
            <w:rFonts w:ascii="Cambria Math" w:hAnsi="Cambria Math" w:cs="Times New Roman"/>
            <w:sz w:val="24"/>
            <w:szCs w:val="24"/>
          </w:rPr>
          <m:t>a</m:t>
        </m:r>
      </m:oMath>
      <w:r w:rsidRPr="00DF3CDD">
        <w:rPr>
          <w:rFonts w:ascii="Times New Roman" w:hAnsi="Times New Roman" w:cs="Times New Roman"/>
          <w:sz w:val="24"/>
          <w:szCs w:val="24"/>
        </w:rPr>
        <w:t xml:space="preserve"> is a constant.</w:t>
      </w:r>
    </w:p>
    <w:p w14:paraId="50D0ACE7" w14:textId="77777777" w:rsidR="009C2D4F" w:rsidRPr="00DF3CDD" w:rsidRDefault="009C2D4F" w:rsidP="009C2D4F">
      <w:pPr>
        <w:pStyle w:val="a3"/>
        <w:spacing w:before="240" w:line="240" w:lineRule="auto"/>
        <w:ind w:left="0"/>
        <w:rPr>
          <w:rFonts w:ascii="Times New Roman" w:hAnsi="Times New Roman" w:cs="Times New Roman"/>
          <w:sz w:val="24"/>
          <w:szCs w:val="24"/>
        </w:rPr>
      </w:pPr>
    </w:p>
    <w:p w14:paraId="7085EDAF" w14:textId="77777777" w:rsidR="009C2D4F" w:rsidRPr="00DF3CDD" w:rsidRDefault="009C2D4F" w:rsidP="009C2D4F">
      <w:pPr>
        <w:pStyle w:val="a3"/>
        <w:numPr>
          <w:ilvl w:val="0"/>
          <w:numId w:val="41"/>
        </w:numPr>
        <w:rPr>
          <w:rFonts w:ascii="Times New Roman" w:hAnsi="Times New Roman" w:cs="Times New Roman"/>
          <w:sz w:val="24"/>
          <w:szCs w:val="24"/>
        </w:rPr>
      </w:pPr>
      <w:r w:rsidRPr="00DF3CDD">
        <w:rPr>
          <w:rFonts w:ascii="Times New Roman" w:hAnsi="Times New Roman" w:cs="Times New Roman"/>
          <w:sz w:val="24"/>
          <w:szCs w:val="24"/>
        </w:rPr>
        <w:t xml:space="preserve">Find the value of </w:t>
      </w:r>
      <m:oMath>
        <m:r>
          <w:rPr>
            <w:rFonts w:ascii="Cambria Math" w:hAnsi="Cambria Math" w:cs="Times New Roman"/>
            <w:sz w:val="24"/>
            <w:szCs w:val="24"/>
          </w:rPr>
          <m:t>a</m:t>
        </m:r>
      </m:oMath>
      <w:r w:rsidRPr="00DF3CDD">
        <w:rPr>
          <w:rFonts w:ascii="Times New Roman" w:hAnsi="Times New Roman" w:cs="Times New Roman"/>
          <w:sz w:val="24"/>
          <w:szCs w:val="24"/>
        </w:rPr>
        <w:t>.</w:t>
      </w:r>
    </w:p>
    <w:p w14:paraId="5CFC559F" w14:textId="77777777" w:rsidR="009C2D4F" w:rsidRPr="00DF3CDD" w:rsidRDefault="009C2D4F" w:rsidP="009C2D4F">
      <w:pPr>
        <w:pStyle w:val="a3"/>
        <w:numPr>
          <w:ilvl w:val="0"/>
          <w:numId w:val="41"/>
        </w:numPr>
        <w:rPr>
          <w:rFonts w:ascii="Times New Roman" w:hAnsi="Times New Roman" w:cs="Times New Roman"/>
          <w:sz w:val="24"/>
          <w:szCs w:val="24"/>
        </w:rPr>
      </w:pPr>
      <w:r w:rsidRPr="00DF3CDD">
        <w:rPr>
          <w:rFonts w:ascii="Times New Roman" w:hAnsi="Times New Roman" w:cs="Times New Roman"/>
          <w:sz w:val="24"/>
          <w:szCs w:val="24"/>
        </w:rPr>
        <w:t xml:space="preserve">Find the </w:t>
      </w:r>
      <w:proofErr w:type="spellStart"/>
      <w:r w:rsidRPr="00DF3CDD">
        <w:rPr>
          <w:rFonts w:ascii="Times New Roman" w:hAnsi="Times New Roman" w:cs="Times New Roman"/>
          <w:sz w:val="24"/>
          <w:szCs w:val="24"/>
        </w:rPr>
        <w:t>cdf</w:t>
      </w:r>
      <w:proofErr w:type="spellEnd"/>
      <w:r w:rsidRPr="00DF3CDD">
        <w:rPr>
          <w:rFonts w:ascii="Times New Roman" w:hAnsi="Times New Roman" w:cs="Times New Roman"/>
          <w:sz w:val="24"/>
          <w:szCs w:val="24"/>
        </w:rPr>
        <w:t xml:space="preserve"> of </w:t>
      </w:r>
      <m:oMath>
        <m:r>
          <w:rPr>
            <w:rFonts w:ascii="Cambria Math" w:hAnsi="Cambria Math" w:cs="Times New Roman"/>
            <w:sz w:val="24"/>
            <w:szCs w:val="24"/>
          </w:rPr>
          <m:t>X.</m:t>
        </m:r>
      </m:oMath>
    </w:p>
    <w:p w14:paraId="576DA920" w14:textId="77777777" w:rsidR="009C2D4F" w:rsidRPr="00DF3CDD" w:rsidRDefault="009C2D4F" w:rsidP="009C2D4F">
      <w:pPr>
        <w:pStyle w:val="a3"/>
        <w:numPr>
          <w:ilvl w:val="0"/>
          <w:numId w:val="41"/>
        </w:numPr>
        <w:rPr>
          <w:rFonts w:ascii="Times New Roman" w:hAnsi="Times New Roman" w:cs="Times New Roman"/>
          <w:sz w:val="24"/>
          <w:szCs w:val="24"/>
        </w:rPr>
      </w:pPr>
      <w:r w:rsidRPr="00DF3CDD">
        <w:rPr>
          <w:rFonts w:ascii="Times New Roman" w:hAnsi="Times New Roman" w:cs="Times New Roman"/>
          <w:sz w:val="24"/>
          <w:szCs w:val="24"/>
        </w:rPr>
        <w:t xml:space="preserve">Find the mean of </w:t>
      </w:r>
      <m:oMath>
        <m:r>
          <w:rPr>
            <w:rFonts w:ascii="Cambria Math" w:hAnsi="Cambria Math" w:cs="Times New Roman"/>
            <w:sz w:val="24"/>
            <w:szCs w:val="24"/>
          </w:rPr>
          <m:t>X</m:t>
        </m:r>
      </m:oMath>
      <w:r w:rsidRPr="00DF3CDD">
        <w:rPr>
          <w:rFonts w:ascii="Times New Roman" w:hAnsi="Times New Roman" w:cs="Times New Roman"/>
          <w:sz w:val="24"/>
          <w:szCs w:val="24"/>
        </w:rPr>
        <w:t>.</w:t>
      </w:r>
    </w:p>
    <w:p w14:paraId="24FE0DD6" w14:textId="77777777" w:rsidR="009C2D4F" w:rsidRPr="00DF3CDD" w:rsidRDefault="009C2D4F" w:rsidP="009C2D4F">
      <w:pPr>
        <w:pStyle w:val="a3"/>
        <w:numPr>
          <w:ilvl w:val="0"/>
          <w:numId w:val="41"/>
        </w:numPr>
        <w:rPr>
          <w:rFonts w:ascii="Times New Roman" w:hAnsi="Times New Roman" w:cs="Times New Roman"/>
          <w:sz w:val="24"/>
          <w:szCs w:val="24"/>
        </w:rPr>
      </w:pPr>
      <w:r w:rsidRPr="00DF3CDD">
        <w:rPr>
          <w:rFonts w:ascii="Times New Roman" w:hAnsi="Times New Roman" w:cs="Times New Roman"/>
          <w:sz w:val="24"/>
          <w:szCs w:val="24"/>
        </w:rPr>
        <w:t xml:space="preserve">Compute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3&lt;X&lt;4</m:t>
            </m:r>
          </m:e>
        </m:d>
        <m:r>
          <w:rPr>
            <w:rFonts w:ascii="Cambria Math" w:hAnsi="Cambria Math" w:cs="Times New Roman"/>
            <w:sz w:val="24"/>
            <w:szCs w:val="24"/>
          </w:rPr>
          <m:t>.</m:t>
        </m:r>
      </m:oMath>
    </w:p>
    <w:p w14:paraId="4165A315" w14:textId="77777777" w:rsidR="009C2D4F" w:rsidRPr="00DF3CDD" w:rsidRDefault="009C2D4F" w:rsidP="009C2D4F">
      <w:pPr>
        <w:pStyle w:val="a3"/>
        <w:numPr>
          <w:ilvl w:val="0"/>
          <w:numId w:val="41"/>
        </w:numPr>
        <w:rPr>
          <w:rFonts w:ascii="Times New Roman" w:hAnsi="Times New Roman" w:cs="Times New Roman"/>
          <w:sz w:val="24"/>
          <w:szCs w:val="24"/>
        </w:rPr>
      </w:pPr>
      <w:r w:rsidRPr="00DF3CDD">
        <w:rPr>
          <w:rFonts w:ascii="Times New Roman" w:hAnsi="Times New Roman" w:cs="Times New Roman"/>
          <w:sz w:val="24"/>
          <w:szCs w:val="24"/>
        </w:rPr>
        <w:t>Find the first quartile of the distribution</w:t>
      </w:r>
      <m:oMath>
        <m:r>
          <w:rPr>
            <w:rFonts w:ascii="Cambria Math" w:hAnsi="Cambria Math" w:cs="Times New Roman"/>
            <w:sz w:val="24"/>
            <w:szCs w:val="24"/>
          </w:rPr>
          <m:t>.</m:t>
        </m:r>
      </m:oMath>
    </w:p>
    <w:p w14:paraId="5BFE72CD" w14:textId="77777777" w:rsidR="009C2D4F" w:rsidRPr="00AC4132" w:rsidRDefault="009C2D4F" w:rsidP="0094161D">
      <w:pPr>
        <w:pStyle w:val="a3"/>
        <w:spacing w:before="240" w:line="240" w:lineRule="auto"/>
        <w:ind w:left="0"/>
        <w:rPr>
          <w:rFonts w:ascii="Times New Roman" w:hAnsi="Times New Roman" w:cs="Times New Roman"/>
          <w:sz w:val="24"/>
          <w:szCs w:val="24"/>
        </w:rPr>
      </w:pPr>
    </w:p>
    <w:p w14:paraId="330702B1" w14:textId="77777777" w:rsidR="00C3786A" w:rsidRDefault="00C3786A" w:rsidP="00F97C8F">
      <w:pPr>
        <w:rPr>
          <w:rFonts w:ascii="Times New Roman" w:hAnsi="Times New Roman" w:cs="Times New Roman"/>
          <w:color w:val="000000" w:themeColor="text1"/>
        </w:rPr>
      </w:pPr>
    </w:p>
    <w:p w14:paraId="2EFEFE7E" w14:textId="77777777" w:rsidR="0094161D" w:rsidRDefault="0094161D" w:rsidP="00F97C8F">
      <w:pPr>
        <w:rPr>
          <w:rFonts w:ascii="Times New Roman" w:hAnsi="Times New Roman" w:cs="Times New Roman"/>
          <w:color w:val="000000" w:themeColor="text1"/>
        </w:rPr>
      </w:pPr>
    </w:p>
    <w:p w14:paraId="2964B2CD" w14:textId="02F6927E" w:rsidR="009C2D4F" w:rsidRDefault="0094161D" w:rsidP="009C2D4F">
      <w:pPr>
        <w:rPr>
          <w:rFonts w:ascii="Times New Roman" w:hAnsi="Times New Roman" w:cs="Times New Roman"/>
        </w:rPr>
      </w:pPr>
      <w:r>
        <w:rPr>
          <w:rFonts w:ascii="Times New Roman" w:hAnsi="Times New Roman" w:cs="Times New Roman"/>
          <w:b/>
        </w:rPr>
        <w:t>4</w:t>
      </w:r>
      <w:r w:rsidRPr="00AC4132">
        <w:rPr>
          <w:rFonts w:ascii="Times New Roman" w:hAnsi="Times New Roman" w:cs="Times New Roman"/>
          <w:b/>
        </w:rPr>
        <w:t xml:space="preserve">.  </w:t>
      </w:r>
      <w:r w:rsidR="009C2D4F" w:rsidRPr="00033B8F">
        <w:rPr>
          <w:rFonts w:ascii="Times New Roman" w:hAnsi="Times New Roman" w:cs="Times New Roman"/>
        </w:rPr>
        <w:t xml:space="preserve">Let </w:t>
      </w:r>
      <m:oMath>
        <m:r>
          <w:rPr>
            <w:rFonts w:ascii="Cambria Math" w:hAnsi="Cambria Math" w:cs="Times New Roman"/>
          </w:rPr>
          <m:t>X</m:t>
        </m:r>
      </m:oMath>
      <w:r w:rsidR="009C2D4F" w:rsidRPr="00033B8F">
        <w:rPr>
          <w:rFonts w:ascii="Times New Roman" w:hAnsi="Times New Roman" w:cs="Times New Roman"/>
        </w:rPr>
        <w:t xml:space="preserve"> be a random variable with pdf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=kx,  0&lt;x&lt;4.</m:t>
        </m:r>
      </m:oMath>
    </w:p>
    <w:p w14:paraId="485E8AF2" w14:textId="77777777" w:rsidR="009C2D4F" w:rsidRPr="009C2D4F" w:rsidRDefault="009C2D4F" w:rsidP="009C2D4F"/>
    <w:p w14:paraId="172C30ED" w14:textId="77777777" w:rsidR="009C2D4F" w:rsidRPr="00033B8F" w:rsidRDefault="009C2D4F" w:rsidP="009C2D4F">
      <w:pPr>
        <w:pStyle w:val="a3"/>
        <w:numPr>
          <w:ilvl w:val="0"/>
          <w:numId w:val="42"/>
        </w:numPr>
        <w:rPr>
          <w:rFonts w:ascii="Times New Roman" w:hAnsi="Times New Roman" w:cs="Times New Roman"/>
          <w:sz w:val="24"/>
          <w:szCs w:val="24"/>
        </w:rPr>
      </w:pPr>
      <w:r w:rsidRPr="00033B8F">
        <w:rPr>
          <w:rFonts w:ascii="Times New Roman" w:hAnsi="Times New Roman" w:cs="Times New Roman"/>
          <w:sz w:val="24"/>
          <w:szCs w:val="24"/>
        </w:rPr>
        <w:t xml:space="preserve">Find the value of </w:t>
      </w:r>
      <m:oMath>
        <m:r>
          <w:rPr>
            <w:rFonts w:ascii="Cambria Math" w:hAnsi="Cambria Math" w:cs="Times New Roman"/>
            <w:sz w:val="24"/>
            <w:szCs w:val="24"/>
          </w:rPr>
          <m:t>k.</m:t>
        </m:r>
      </m:oMath>
    </w:p>
    <w:p w14:paraId="155DAE65" w14:textId="77777777" w:rsidR="009C2D4F" w:rsidRPr="00033B8F" w:rsidRDefault="009C2D4F" w:rsidP="009C2D4F">
      <w:pPr>
        <w:pStyle w:val="a3"/>
        <w:numPr>
          <w:ilvl w:val="0"/>
          <w:numId w:val="42"/>
        </w:numPr>
        <w:rPr>
          <w:rFonts w:ascii="Times New Roman" w:hAnsi="Times New Roman" w:cs="Times New Roman"/>
          <w:sz w:val="24"/>
          <w:szCs w:val="24"/>
        </w:rPr>
      </w:pPr>
      <w:r w:rsidRPr="00033B8F">
        <w:rPr>
          <w:rFonts w:ascii="Times New Roman" w:hAnsi="Times New Roman" w:cs="Times New Roman"/>
          <w:sz w:val="24"/>
          <w:szCs w:val="24"/>
        </w:rPr>
        <w:t xml:space="preserve">Find the </w:t>
      </w:r>
      <w:proofErr w:type="spellStart"/>
      <w:r w:rsidRPr="00033B8F">
        <w:rPr>
          <w:rFonts w:ascii="Times New Roman" w:hAnsi="Times New Roman" w:cs="Times New Roman"/>
          <w:sz w:val="24"/>
          <w:szCs w:val="24"/>
        </w:rPr>
        <w:t>cdf</w:t>
      </w:r>
      <w:proofErr w:type="spellEnd"/>
      <w:r w:rsidRPr="00033B8F">
        <w:rPr>
          <w:rFonts w:ascii="Times New Roman" w:hAnsi="Times New Roman" w:cs="Times New Roman"/>
          <w:sz w:val="24"/>
          <w:szCs w:val="24"/>
        </w:rPr>
        <w:t xml:space="preserve"> of </w:t>
      </w:r>
      <m:oMath>
        <m:r>
          <w:rPr>
            <w:rFonts w:ascii="Cambria Math" w:hAnsi="Cambria Math" w:cs="Times New Roman"/>
            <w:sz w:val="24"/>
            <w:szCs w:val="24"/>
          </w:rPr>
          <m:t>X</m:t>
        </m:r>
      </m:oMath>
      <w:r w:rsidRPr="00033B8F">
        <w:rPr>
          <w:rFonts w:ascii="Times New Roman" w:hAnsi="Times New Roman" w:cs="Times New Roman"/>
          <w:sz w:val="24"/>
          <w:szCs w:val="24"/>
        </w:rPr>
        <w:t>.</w:t>
      </w:r>
    </w:p>
    <w:p w14:paraId="45F8184E" w14:textId="77777777" w:rsidR="009C2D4F" w:rsidRPr="00033B8F" w:rsidRDefault="009C2D4F" w:rsidP="009C2D4F">
      <w:pPr>
        <w:pStyle w:val="a3"/>
        <w:numPr>
          <w:ilvl w:val="0"/>
          <w:numId w:val="42"/>
        </w:numPr>
        <w:rPr>
          <w:rFonts w:ascii="Times New Roman" w:hAnsi="Times New Roman" w:cs="Times New Roman"/>
          <w:sz w:val="24"/>
          <w:szCs w:val="24"/>
        </w:rPr>
      </w:pPr>
      <w:r w:rsidRPr="00033B8F">
        <w:rPr>
          <w:rFonts w:ascii="Times New Roman" w:hAnsi="Times New Roman" w:cs="Times New Roman"/>
          <w:sz w:val="24"/>
          <w:szCs w:val="24"/>
        </w:rPr>
        <w:t xml:space="preserve">Find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 xml:space="preserve">X&lt;1 </m:t>
            </m:r>
            <m:r>
              <m:rPr>
                <m:sty m:val="p"/>
              </m:rPr>
              <w:rPr>
                <w:rFonts w:ascii="Cambria Math" w:hAnsi="Cambria Math" w:cs="Times New Roman"/>
                <w:sz w:val="24"/>
                <w:szCs w:val="24"/>
              </w:rPr>
              <m:t>or</m:t>
            </m:r>
            <m:r>
              <w:rPr>
                <w:rFonts w:ascii="Cambria Math" w:hAnsi="Cambria Math" w:cs="Times New Roman"/>
                <w:sz w:val="24"/>
                <w:szCs w:val="24"/>
              </w:rPr>
              <m:t xml:space="preserve"> X&gt;3</m:t>
            </m:r>
          </m:e>
        </m:d>
        <m:r>
          <w:rPr>
            <w:rFonts w:ascii="Cambria Math" w:hAnsi="Cambria Math" w:cs="Times New Roman"/>
            <w:sz w:val="24"/>
            <w:szCs w:val="24"/>
          </w:rPr>
          <m:t>.</m:t>
        </m:r>
      </m:oMath>
    </w:p>
    <w:p w14:paraId="59C94A57" w14:textId="77777777" w:rsidR="009C2D4F" w:rsidRPr="00033B8F" w:rsidRDefault="009C2D4F" w:rsidP="009C2D4F">
      <w:pPr>
        <w:pStyle w:val="a3"/>
        <w:numPr>
          <w:ilvl w:val="0"/>
          <w:numId w:val="42"/>
        </w:numPr>
        <w:rPr>
          <w:rFonts w:ascii="Times New Roman" w:hAnsi="Times New Roman" w:cs="Times New Roman"/>
          <w:sz w:val="24"/>
          <w:szCs w:val="24"/>
        </w:rPr>
      </w:pPr>
      <w:r w:rsidRPr="00033B8F">
        <w:rPr>
          <w:rFonts w:ascii="Times New Roman" w:hAnsi="Times New Roman" w:cs="Times New Roman"/>
          <w:sz w:val="24"/>
          <w:szCs w:val="24"/>
        </w:rPr>
        <w:t xml:space="preserve">Find </w:t>
      </w:r>
      <m:oMath>
        <m:r>
          <w:rPr>
            <w:rFonts w:ascii="Cambria Math" w:hAnsi="Cambria Math" w:cs="Times New Roman"/>
            <w:sz w:val="24"/>
            <w:szCs w:val="24"/>
          </w:rPr>
          <m:t>P</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&lt;X≤5</m:t>
            </m:r>
          </m:e>
        </m:d>
        <m:r>
          <w:rPr>
            <w:rFonts w:ascii="Cambria Math" w:hAnsi="Cambria Math" w:cs="Times New Roman"/>
            <w:sz w:val="24"/>
            <w:szCs w:val="24"/>
          </w:rPr>
          <m:t>.</m:t>
        </m:r>
      </m:oMath>
    </w:p>
    <w:p w14:paraId="1A35DBED" w14:textId="77777777" w:rsidR="009C2D4F" w:rsidRPr="00033B8F" w:rsidRDefault="009C2D4F" w:rsidP="009C2D4F">
      <w:pPr>
        <w:pStyle w:val="a3"/>
        <w:numPr>
          <w:ilvl w:val="0"/>
          <w:numId w:val="42"/>
        </w:numPr>
        <w:rPr>
          <w:rFonts w:ascii="Times New Roman" w:hAnsi="Times New Roman" w:cs="Times New Roman"/>
          <w:sz w:val="24"/>
          <w:szCs w:val="24"/>
        </w:rPr>
      </w:pPr>
      <w:r w:rsidRPr="00033B8F">
        <w:rPr>
          <w:rFonts w:ascii="Times New Roman" w:hAnsi="Times New Roman" w:cs="Times New Roman"/>
          <w:sz w:val="24"/>
          <w:szCs w:val="24"/>
        </w:rPr>
        <w:t xml:space="preserve">Find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X&gt;2</m:t>
            </m:r>
          </m:e>
        </m:d>
        <m:r>
          <w:rPr>
            <w:rFonts w:ascii="Cambria Math" w:hAnsi="Cambria Math" w:cs="Times New Roman"/>
            <w:sz w:val="24"/>
            <w:szCs w:val="24"/>
          </w:rPr>
          <m:t>.</m:t>
        </m:r>
      </m:oMath>
    </w:p>
    <w:p w14:paraId="1F42D14A" w14:textId="77777777" w:rsidR="009C2D4F" w:rsidRPr="00033B8F" w:rsidRDefault="009C2D4F" w:rsidP="009C2D4F">
      <w:pPr>
        <w:pStyle w:val="a3"/>
        <w:numPr>
          <w:ilvl w:val="0"/>
          <w:numId w:val="42"/>
        </w:numPr>
        <w:rPr>
          <w:rFonts w:ascii="Times New Roman" w:hAnsi="Times New Roman" w:cs="Times New Roman"/>
          <w:sz w:val="24"/>
          <w:szCs w:val="24"/>
        </w:rPr>
      </w:pPr>
      <w:r w:rsidRPr="00033B8F">
        <w:rPr>
          <w:rFonts w:ascii="Times New Roman" w:hAnsi="Times New Roman" w:cs="Times New Roman"/>
          <w:sz w:val="24"/>
          <w:szCs w:val="24"/>
        </w:rPr>
        <w:t>Find</w:t>
      </w:r>
      <m:oMath>
        <m:r>
          <w:rPr>
            <w:rFonts w:ascii="Cambria Math" w:hAnsi="Cambria Math" w:cs="Times New Roman"/>
            <w:sz w:val="24"/>
            <w:szCs w:val="24"/>
          </w:rPr>
          <m:t xml:space="preserve"> E(X).</m:t>
        </m:r>
      </m:oMath>
    </w:p>
    <w:p w14:paraId="121E8E80" w14:textId="1A4EA06F" w:rsidR="009C2D4F" w:rsidRPr="00EC5DFE" w:rsidRDefault="009C2D4F" w:rsidP="009C2D4F">
      <w:pPr>
        <w:pStyle w:val="a3"/>
        <w:numPr>
          <w:ilvl w:val="0"/>
          <w:numId w:val="42"/>
        </w:numPr>
        <w:rPr>
          <w:rFonts w:ascii="Times New Roman" w:hAnsi="Times New Roman" w:cs="Times New Roman"/>
          <w:sz w:val="24"/>
          <w:szCs w:val="24"/>
        </w:rPr>
      </w:pPr>
      <w:r w:rsidRPr="00033B8F">
        <w:rPr>
          <w:rFonts w:ascii="Times New Roman" w:hAnsi="Times New Roman" w:cs="Times New Roman"/>
          <w:sz w:val="24"/>
          <w:szCs w:val="24"/>
        </w:rPr>
        <w:t xml:space="preserve">Find </w:t>
      </w:r>
      <m:oMath>
        <m:r>
          <w:rPr>
            <w:rFonts w:ascii="Cambria Math" w:hAnsi="Cambria Math" w:cs="Times New Roman"/>
            <w:sz w:val="24"/>
            <w:szCs w:val="24"/>
          </w:rPr>
          <m:t>Var(X).</m:t>
        </m:r>
      </m:oMath>
    </w:p>
    <w:p w14:paraId="4AC6B2EE" w14:textId="63268597" w:rsidR="0094161D" w:rsidRDefault="0094161D" w:rsidP="00F97C8F">
      <w:pPr>
        <w:rPr>
          <w:rFonts w:ascii="Times New Roman" w:hAnsi="Times New Roman" w:cs="Times New Roman"/>
          <w:color w:val="000000" w:themeColor="text1"/>
        </w:rPr>
      </w:pPr>
    </w:p>
    <w:p w14:paraId="57DFEE16" w14:textId="77777777" w:rsidR="00EC5DFE" w:rsidRDefault="00EC5DFE" w:rsidP="00F97C8F">
      <w:pPr>
        <w:rPr>
          <w:rFonts w:ascii="Times New Roman" w:hAnsi="Times New Roman" w:cs="Times New Roman"/>
          <w:color w:val="000000" w:themeColor="text1"/>
        </w:rPr>
      </w:pPr>
    </w:p>
    <w:p w14:paraId="75551338" w14:textId="5294BB6B" w:rsidR="00753941" w:rsidRPr="008D3BB3" w:rsidRDefault="0094161D" w:rsidP="00753941">
      <w:pPr>
        <w:rPr>
          <w:rFonts w:ascii="Times New Roman" w:hAnsi="Times New Roman" w:cs="Times New Roman"/>
        </w:rPr>
      </w:pPr>
      <w:r>
        <w:rPr>
          <w:rFonts w:ascii="Times New Roman" w:hAnsi="Times New Roman" w:cs="Times New Roman"/>
          <w:b/>
        </w:rPr>
        <w:t>5</w:t>
      </w:r>
      <w:r w:rsidRPr="00AC4132">
        <w:rPr>
          <w:rFonts w:ascii="Times New Roman" w:hAnsi="Times New Roman" w:cs="Times New Roman"/>
          <w:b/>
        </w:rPr>
        <w:t xml:space="preserve">.  </w:t>
      </w:r>
      <w:r w:rsidR="00753941" w:rsidRPr="008D3BB3">
        <w:rPr>
          <w:rFonts w:ascii="Times New Roman" w:hAnsi="Times New Roman" w:cs="Times New Roman"/>
        </w:rPr>
        <w:t xml:space="preserve">Let </w:t>
      </w:r>
      <m:oMath>
        <m:r>
          <w:rPr>
            <w:rFonts w:ascii="Cambria Math" w:hAnsi="Cambria Math" w:cs="Times New Roman"/>
          </w:rPr>
          <m:t>X</m:t>
        </m:r>
      </m:oMath>
      <w:r w:rsidR="00753941" w:rsidRPr="008D3BB3">
        <w:rPr>
          <w:rFonts w:ascii="Times New Roman" w:hAnsi="Times New Roman" w:cs="Times New Roman"/>
        </w:rPr>
        <w:t xml:space="preserve"> be a random variable with pdf </w:t>
      </w:r>
    </w:p>
    <w:p w14:paraId="5BCF43AE" w14:textId="77777777" w:rsidR="00753941" w:rsidRPr="008D3BB3" w:rsidRDefault="00753941" w:rsidP="00753941">
      <w:pPr>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4</m:t>
              </m:r>
            </m:num>
            <m:den>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den>
          </m:f>
          <m:r>
            <w:rPr>
              <w:rFonts w:ascii="Cambria Math" w:hAnsi="Cambria Math" w:cs="Times New Roman"/>
            </w:rPr>
            <m:t>,  x≥a</m:t>
          </m:r>
        </m:oMath>
      </m:oMathPara>
    </w:p>
    <w:p w14:paraId="39645030" w14:textId="77777777" w:rsidR="00753941" w:rsidRPr="008D3BB3" w:rsidRDefault="00753941" w:rsidP="00753941">
      <w:pPr>
        <w:pStyle w:val="a3"/>
        <w:numPr>
          <w:ilvl w:val="0"/>
          <w:numId w:val="43"/>
        </w:numPr>
        <w:rPr>
          <w:rFonts w:ascii="Times New Roman" w:hAnsi="Times New Roman" w:cs="Times New Roman"/>
          <w:sz w:val="24"/>
          <w:szCs w:val="24"/>
        </w:rPr>
      </w:pPr>
      <w:r w:rsidRPr="008D3BB3">
        <w:rPr>
          <w:rFonts w:ascii="Times New Roman" w:hAnsi="Times New Roman" w:cs="Times New Roman"/>
          <w:sz w:val="24"/>
          <w:szCs w:val="24"/>
        </w:rPr>
        <w:t xml:space="preserve">Find the value of the constant </w:t>
      </w:r>
      <m:oMath>
        <m:r>
          <w:rPr>
            <w:rFonts w:ascii="Cambria Math" w:hAnsi="Cambria Math" w:cs="Times New Roman"/>
            <w:sz w:val="24"/>
            <w:szCs w:val="24"/>
          </w:rPr>
          <m:t>a.</m:t>
        </m:r>
      </m:oMath>
    </w:p>
    <w:p w14:paraId="58652371" w14:textId="77777777" w:rsidR="00753941" w:rsidRPr="008D3BB3" w:rsidRDefault="00753941" w:rsidP="00753941">
      <w:pPr>
        <w:pStyle w:val="a3"/>
        <w:numPr>
          <w:ilvl w:val="0"/>
          <w:numId w:val="43"/>
        </w:numPr>
        <w:rPr>
          <w:rFonts w:ascii="Times New Roman" w:hAnsi="Times New Roman" w:cs="Times New Roman"/>
          <w:sz w:val="24"/>
          <w:szCs w:val="24"/>
        </w:rPr>
      </w:pPr>
      <w:r w:rsidRPr="008D3BB3">
        <w:rPr>
          <w:rFonts w:ascii="Times New Roman" w:hAnsi="Times New Roman" w:cs="Times New Roman"/>
          <w:sz w:val="24"/>
          <w:szCs w:val="24"/>
        </w:rPr>
        <w:t xml:space="preserve">Find the </w:t>
      </w:r>
      <w:proofErr w:type="spellStart"/>
      <w:r w:rsidRPr="008D3BB3">
        <w:rPr>
          <w:rFonts w:ascii="Times New Roman" w:hAnsi="Times New Roman" w:cs="Times New Roman"/>
          <w:sz w:val="24"/>
          <w:szCs w:val="24"/>
        </w:rPr>
        <w:t>cdf</w:t>
      </w:r>
      <w:proofErr w:type="spellEnd"/>
      <w:r w:rsidRPr="008D3BB3">
        <w:rPr>
          <w:rFonts w:ascii="Times New Roman" w:hAnsi="Times New Roman" w:cs="Times New Roman"/>
          <w:sz w:val="24"/>
          <w:szCs w:val="24"/>
        </w:rPr>
        <w:t xml:space="preserve"> </w:t>
      </w:r>
      <m:oMath>
        <m:r>
          <w:rPr>
            <w:rFonts w:ascii="Cambria Math" w:hAnsi="Cambria Math" w:cs="Times New Roman"/>
            <w:sz w:val="24"/>
            <w:szCs w:val="24"/>
          </w:rPr>
          <m:t>F(x)</m:t>
        </m:r>
      </m:oMath>
      <w:r w:rsidRPr="008D3BB3">
        <w:rPr>
          <w:rFonts w:ascii="Times New Roman" w:hAnsi="Times New Roman" w:cs="Times New Roman"/>
          <w:sz w:val="24"/>
          <w:szCs w:val="24"/>
        </w:rPr>
        <w:t xml:space="preserve"> of </w:t>
      </w:r>
      <m:oMath>
        <m:r>
          <w:rPr>
            <w:rFonts w:ascii="Cambria Math" w:hAnsi="Cambria Math" w:cs="Times New Roman"/>
            <w:sz w:val="24"/>
            <w:szCs w:val="24"/>
          </w:rPr>
          <m:t>X.</m:t>
        </m:r>
      </m:oMath>
    </w:p>
    <w:p w14:paraId="63C4DCC4" w14:textId="2E1F3E63" w:rsidR="0094161D" w:rsidRPr="00EC5DFE" w:rsidRDefault="00753941" w:rsidP="00F97C8F">
      <w:pPr>
        <w:pStyle w:val="a3"/>
        <w:numPr>
          <w:ilvl w:val="0"/>
          <w:numId w:val="43"/>
        </w:numPr>
        <w:rPr>
          <w:rFonts w:ascii="Times New Roman" w:hAnsi="Times New Roman" w:cs="Times New Roman"/>
          <w:sz w:val="24"/>
          <w:szCs w:val="24"/>
        </w:rPr>
      </w:pPr>
      <w:r w:rsidRPr="008D3BB3">
        <w:rPr>
          <w:rFonts w:ascii="Times New Roman" w:hAnsi="Times New Roman" w:cs="Times New Roman"/>
          <w:sz w:val="24"/>
          <w:szCs w:val="24"/>
        </w:rPr>
        <w:t>Find the median of this distribution</w:t>
      </w:r>
      <m:oMath>
        <m:r>
          <w:rPr>
            <w:rFonts w:ascii="Cambria Math" w:hAnsi="Cambria Math" w:cs="Times New Roman"/>
            <w:sz w:val="24"/>
            <w:szCs w:val="24"/>
          </w:rPr>
          <m:t>.</m:t>
        </m:r>
      </m:oMath>
    </w:p>
    <w:p w14:paraId="12562DBD" w14:textId="057836DB" w:rsidR="0094161D" w:rsidRDefault="0094161D" w:rsidP="00F97C8F">
      <w:pPr>
        <w:rPr>
          <w:rFonts w:ascii="Times New Roman" w:hAnsi="Times New Roman" w:cs="Times New Roman"/>
          <w:color w:val="000000" w:themeColor="text1"/>
        </w:rPr>
      </w:pPr>
    </w:p>
    <w:p w14:paraId="6FDD1386" w14:textId="77777777" w:rsidR="00EC5DFE" w:rsidRDefault="00EC5DFE" w:rsidP="00F97C8F">
      <w:pPr>
        <w:rPr>
          <w:rFonts w:ascii="Times New Roman" w:hAnsi="Times New Roman" w:cs="Times New Roman"/>
          <w:color w:val="000000" w:themeColor="text1"/>
        </w:rPr>
      </w:pPr>
    </w:p>
    <w:p w14:paraId="78C7A9C0" w14:textId="15461629" w:rsidR="00753941" w:rsidRDefault="0094161D" w:rsidP="00753941">
      <w:pPr>
        <w:rPr>
          <w:rFonts w:ascii="Times New Roman" w:hAnsi="Times New Roman" w:cs="Times New Roman"/>
        </w:rPr>
      </w:pPr>
      <w:r>
        <w:rPr>
          <w:rFonts w:ascii="Times New Roman" w:hAnsi="Times New Roman" w:cs="Times New Roman"/>
          <w:b/>
        </w:rPr>
        <w:t>6</w:t>
      </w:r>
      <w:r w:rsidRPr="00AC4132">
        <w:rPr>
          <w:rFonts w:ascii="Times New Roman" w:hAnsi="Times New Roman" w:cs="Times New Roman"/>
          <w:b/>
        </w:rPr>
        <w:t xml:space="preserve">. </w:t>
      </w:r>
      <w:r w:rsidR="00753941" w:rsidRPr="008D3BB3">
        <w:rPr>
          <w:rFonts w:ascii="Times New Roman" w:hAnsi="Times New Roman" w:cs="Times New Roman"/>
        </w:rPr>
        <w:t>Let</w:t>
      </w:r>
      <w:r w:rsidR="00753941">
        <w:rPr>
          <w:rFonts w:ascii="Times New Roman" w:hAnsi="Times New Roman" w:cs="Times New Roman"/>
        </w:rPr>
        <w:t xml:space="preserve"> </w:t>
      </w:r>
      <m:oMath>
        <m:r>
          <w:rPr>
            <w:rFonts w:ascii="Cambria Math" w:hAnsi="Cambria Math" w:cs="Times New Roman"/>
          </w:rPr>
          <m:t>Z</m:t>
        </m:r>
      </m:oMath>
      <w:r w:rsidR="00753941">
        <w:rPr>
          <w:rFonts w:ascii="Times New Roman" w:hAnsi="Times New Roman" w:cs="Times New Roman"/>
        </w:rPr>
        <w:t xml:space="preserve"> be a standard normal random variable.  Find the following probabilities:</w:t>
      </w:r>
    </w:p>
    <w:p w14:paraId="3CCCDADE" w14:textId="77777777" w:rsidR="00753941" w:rsidRPr="00753941" w:rsidRDefault="00753941" w:rsidP="00753941"/>
    <w:p w14:paraId="1EC81873" w14:textId="77777777" w:rsidR="00753941" w:rsidRDefault="00753941" w:rsidP="00753941">
      <w:pPr>
        <w:pStyle w:val="a3"/>
        <w:numPr>
          <w:ilvl w:val="0"/>
          <w:numId w:val="44"/>
        </w:numPr>
        <w:rPr>
          <w:rFonts w:ascii="Times New Roman" w:hAnsi="Times New Roman" w:cs="Times New Roman"/>
          <w:sz w:val="24"/>
          <w:szCs w:val="24"/>
        </w:rPr>
      </w:pPr>
      <m:oMath>
        <m:r>
          <w:rPr>
            <w:rFonts w:ascii="Cambria Math" w:hAnsi="Cambria Math" w:cs="Times New Roman"/>
            <w:sz w:val="24"/>
            <w:szCs w:val="24"/>
          </w:rPr>
          <m:t>P(Z&lt;1.53)</m:t>
        </m:r>
      </m:oMath>
    </w:p>
    <w:p w14:paraId="7D5EA441" w14:textId="77777777" w:rsidR="00753941" w:rsidRDefault="00753941" w:rsidP="00753941">
      <w:pPr>
        <w:pStyle w:val="a3"/>
        <w:numPr>
          <w:ilvl w:val="0"/>
          <w:numId w:val="44"/>
        </w:numPr>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Z&lt;-1.5</m:t>
            </m:r>
          </m:e>
        </m:d>
      </m:oMath>
    </w:p>
    <w:p w14:paraId="32D03F76" w14:textId="77777777" w:rsidR="00753941" w:rsidRDefault="00753941" w:rsidP="00753941">
      <w:pPr>
        <w:pStyle w:val="a3"/>
        <w:numPr>
          <w:ilvl w:val="0"/>
          <w:numId w:val="44"/>
        </w:numPr>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Z&gt;1.32</m:t>
            </m:r>
          </m:e>
        </m:d>
      </m:oMath>
    </w:p>
    <w:p w14:paraId="7A1F506E" w14:textId="77777777" w:rsidR="00753941" w:rsidRDefault="00753941" w:rsidP="00753941">
      <w:pPr>
        <w:pStyle w:val="a3"/>
        <w:numPr>
          <w:ilvl w:val="0"/>
          <w:numId w:val="44"/>
        </w:numPr>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-1.8&lt;Z&lt;1.28</m:t>
            </m:r>
          </m:e>
        </m:d>
      </m:oMath>
    </w:p>
    <w:p w14:paraId="1E5D7F81" w14:textId="77777777" w:rsidR="00753941" w:rsidRPr="00316FFF" w:rsidRDefault="00753941" w:rsidP="00753941">
      <w:pPr>
        <w:pStyle w:val="a3"/>
        <w:numPr>
          <w:ilvl w:val="0"/>
          <w:numId w:val="44"/>
        </w:numPr>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 xml:space="preserve">Z&lt;0.25 </m:t>
            </m:r>
            <m:r>
              <m:rPr>
                <m:sty m:val="p"/>
              </m:rPr>
              <w:rPr>
                <w:rFonts w:ascii="Cambria Math" w:hAnsi="Cambria Math" w:cs="Times New Roman"/>
                <w:sz w:val="24"/>
                <w:szCs w:val="24"/>
              </w:rPr>
              <m:t>or</m:t>
            </m:r>
            <m:r>
              <w:rPr>
                <w:rFonts w:ascii="Cambria Math" w:hAnsi="Cambria Math" w:cs="Times New Roman"/>
                <w:sz w:val="24"/>
                <w:szCs w:val="24"/>
              </w:rPr>
              <m:t xml:space="preserve"> Z&gt;1.28</m:t>
            </m:r>
          </m:e>
        </m:d>
      </m:oMath>
    </w:p>
    <w:p w14:paraId="03F12EF1" w14:textId="77777777" w:rsidR="00753941" w:rsidRDefault="00753941" w:rsidP="00753941">
      <w:pPr>
        <w:pStyle w:val="a3"/>
        <w:numPr>
          <w:ilvl w:val="0"/>
          <w:numId w:val="44"/>
        </w:numPr>
        <w:rPr>
          <w:rFonts w:ascii="Times New Roman" w:hAnsi="Times New Roman" w:cs="Times New Roman"/>
          <w:sz w:val="24"/>
          <w:szCs w:val="24"/>
        </w:rPr>
      </w:pPr>
      <m:oMath>
        <m:r>
          <w:rPr>
            <w:rFonts w:ascii="Cambria Math" w:hAnsi="Cambria Math" w:cs="Times New Roman"/>
            <w:sz w:val="24"/>
            <w:szCs w:val="24"/>
          </w:rPr>
          <m:t>P(Z=1.75)</m:t>
        </m:r>
      </m:oMath>
    </w:p>
    <w:p w14:paraId="56A27412" w14:textId="77777777" w:rsidR="00753941" w:rsidRDefault="00753941" w:rsidP="00753941">
      <w:pPr>
        <w:pStyle w:val="a3"/>
        <w:numPr>
          <w:ilvl w:val="0"/>
          <w:numId w:val="44"/>
        </w:numPr>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-0.75&lt;Z&lt;-0.32</m:t>
            </m:r>
          </m:e>
        </m:d>
      </m:oMath>
    </w:p>
    <w:p w14:paraId="7151907B" w14:textId="3378E709" w:rsidR="0094161D" w:rsidRPr="00753941" w:rsidRDefault="0094161D" w:rsidP="00F97C8F">
      <w:pPr>
        <w:rPr>
          <w:rFonts w:ascii="Times New Roman" w:hAnsi="Times New Roman" w:cs="Times New Roman"/>
        </w:rPr>
      </w:pPr>
    </w:p>
    <w:p w14:paraId="7974EA91" w14:textId="16D7524F" w:rsidR="00753941" w:rsidRPr="00753941" w:rsidRDefault="00C07A5C" w:rsidP="00753941">
      <w:pPr>
        <w:pStyle w:val="a3"/>
        <w:spacing w:before="240" w:line="240" w:lineRule="auto"/>
        <w:ind w:left="0"/>
        <w:rPr>
          <w:rFonts w:ascii="Times New Roman" w:hAnsi="Times New Roman" w:cs="Times New Roman"/>
          <w:sz w:val="24"/>
          <w:szCs w:val="24"/>
        </w:rPr>
      </w:pPr>
      <w:r>
        <w:rPr>
          <w:rFonts w:ascii="Times New Roman" w:hAnsi="Times New Roman" w:cs="Times New Roman"/>
          <w:b/>
          <w:sz w:val="24"/>
          <w:szCs w:val="24"/>
        </w:rPr>
        <w:t>7.</w:t>
      </w:r>
      <w:r w:rsidRPr="00316FFF">
        <w:rPr>
          <w:rFonts w:ascii="Times New Roman" w:hAnsi="Times New Roman" w:cs="Times New Roman"/>
          <w:b/>
          <w:sz w:val="24"/>
          <w:szCs w:val="24"/>
        </w:rPr>
        <w:t xml:space="preserve">  </w:t>
      </w:r>
      <w:r w:rsidR="00753941" w:rsidRPr="008D3BB3">
        <w:rPr>
          <w:rFonts w:ascii="Times New Roman" w:hAnsi="Times New Roman" w:cs="Times New Roman"/>
          <w:sz w:val="24"/>
          <w:szCs w:val="24"/>
        </w:rPr>
        <w:t xml:space="preserve">Let </w:t>
      </w:r>
      <m:oMath>
        <m:r>
          <w:rPr>
            <w:rFonts w:ascii="Cambria Math" w:hAnsi="Cambria Math" w:cs="Times New Roman"/>
            <w:sz w:val="24"/>
            <w:szCs w:val="24"/>
          </w:rPr>
          <m:t>Z</m:t>
        </m:r>
      </m:oMath>
      <w:r w:rsidR="00753941" w:rsidRPr="008D3BB3">
        <w:rPr>
          <w:rFonts w:ascii="Times New Roman" w:hAnsi="Times New Roman" w:cs="Times New Roman"/>
          <w:sz w:val="24"/>
          <w:szCs w:val="24"/>
        </w:rPr>
        <w:t xml:space="preserve"> be a standard normal random variable.  Find </w:t>
      </w:r>
      <m:oMath>
        <m:r>
          <w:rPr>
            <w:rFonts w:ascii="Cambria Math" w:hAnsi="Cambria Math" w:cs="Times New Roman"/>
            <w:sz w:val="24"/>
            <w:szCs w:val="24"/>
          </w:rPr>
          <m:t>x</m:t>
        </m:r>
      </m:oMath>
      <w:r w:rsidR="00753941" w:rsidRPr="008D3BB3">
        <w:rPr>
          <w:rFonts w:ascii="Times New Roman" w:hAnsi="Times New Roman" w:cs="Times New Roman"/>
          <w:sz w:val="24"/>
          <w:szCs w:val="24"/>
        </w:rPr>
        <w:t xml:space="preserve"> in the following </w:t>
      </w:r>
      <w:r w:rsidR="00753941" w:rsidRPr="008D3BB3">
        <w:rPr>
          <w:rFonts w:ascii="Times New Roman" w:hAnsi="Times New Roman" w:cs="Times New Roman" w:hint="eastAsia"/>
          <w:sz w:val="24"/>
          <w:szCs w:val="24"/>
        </w:rPr>
        <w:t>equations</w:t>
      </w:r>
      <w:r w:rsidR="00753941" w:rsidRPr="008D3BB3">
        <w:rPr>
          <w:rFonts w:ascii="Times New Roman" w:hAnsi="Times New Roman" w:cs="Times New Roman"/>
          <w:sz w:val="24"/>
          <w:szCs w:val="24"/>
        </w:rPr>
        <w:t>.</w:t>
      </w:r>
    </w:p>
    <w:p w14:paraId="1557AA4C" w14:textId="77777777" w:rsidR="00753941" w:rsidRPr="008D3BB3" w:rsidRDefault="00753941" w:rsidP="00753941">
      <w:pPr>
        <w:pStyle w:val="a3"/>
        <w:spacing w:before="240" w:line="240" w:lineRule="auto"/>
        <w:ind w:left="0"/>
        <w:rPr>
          <w:rFonts w:ascii="Times New Roman" w:hAnsi="Times New Roman" w:cs="Times New Roman"/>
          <w:sz w:val="24"/>
          <w:szCs w:val="24"/>
        </w:rPr>
      </w:pPr>
    </w:p>
    <w:p w14:paraId="5F2CF58E" w14:textId="77777777" w:rsidR="00753941" w:rsidRPr="008D3BB3" w:rsidRDefault="00753941" w:rsidP="00753941">
      <w:pPr>
        <w:pStyle w:val="a3"/>
        <w:numPr>
          <w:ilvl w:val="0"/>
          <w:numId w:val="45"/>
        </w:numPr>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Z&lt;x</m:t>
            </m:r>
          </m:e>
        </m:d>
        <m:r>
          <w:rPr>
            <w:rFonts w:ascii="Cambria Math" w:hAnsi="Cambria Math" w:cs="Times New Roman"/>
            <w:sz w:val="24"/>
            <w:szCs w:val="24"/>
          </w:rPr>
          <m:t>=0.6103</m:t>
        </m:r>
      </m:oMath>
    </w:p>
    <w:p w14:paraId="5AD54185" w14:textId="77777777" w:rsidR="00753941" w:rsidRPr="008D3BB3" w:rsidRDefault="00753941" w:rsidP="00753941">
      <w:pPr>
        <w:pStyle w:val="a3"/>
        <w:numPr>
          <w:ilvl w:val="0"/>
          <w:numId w:val="45"/>
        </w:numPr>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Z&gt;x</m:t>
            </m:r>
          </m:e>
        </m:d>
        <m:r>
          <w:rPr>
            <w:rFonts w:ascii="Cambria Math" w:hAnsi="Cambria Math" w:cs="Times New Roman"/>
            <w:sz w:val="24"/>
            <w:szCs w:val="24"/>
          </w:rPr>
          <m:t>=0.7324</m:t>
        </m:r>
      </m:oMath>
    </w:p>
    <w:p w14:paraId="423F6B99" w14:textId="77777777" w:rsidR="00753941" w:rsidRPr="008D3BB3" w:rsidRDefault="00753941" w:rsidP="00753941">
      <w:pPr>
        <w:pStyle w:val="a3"/>
        <w:numPr>
          <w:ilvl w:val="0"/>
          <w:numId w:val="45"/>
        </w:numPr>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-x&lt;Z&lt;x</m:t>
            </m:r>
          </m:e>
        </m:d>
        <m:r>
          <w:rPr>
            <w:rFonts w:ascii="Cambria Math" w:hAnsi="Cambria Math" w:cs="Times New Roman"/>
            <w:sz w:val="24"/>
            <w:szCs w:val="24"/>
          </w:rPr>
          <m:t>=0.758</m:t>
        </m:r>
      </m:oMath>
    </w:p>
    <w:p w14:paraId="160FB615" w14:textId="77777777" w:rsidR="00753941" w:rsidRPr="008D3BB3" w:rsidRDefault="00753941" w:rsidP="00753941">
      <w:pPr>
        <w:pStyle w:val="a3"/>
        <w:numPr>
          <w:ilvl w:val="0"/>
          <w:numId w:val="45"/>
        </w:numPr>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Z&lt;-x</m:t>
            </m:r>
          </m:e>
        </m:d>
        <m:r>
          <w:rPr>
            <w:rFonts w:ascii="Cambria Math" w:hAnsi="Cambria Math" w:cs="Times New Roman"/>
            <w:sz w:val="24"/>
            <w:szCs w:val="24"/>
          </w:rPr>
          <m:t>=0.8577</m:t>
        </m:r>
      </m:oMath>
    </w:p>
    <w:p w14:paraId="73C913E0" w14:textId="77777777" w:rsidR="00753941" w:rsidRPr="008D3BB3" w:rsidRDefault="00753941" w:rsidP="00753941">
      <w:pPr>
        <w:pStyle w:val="a3"/>
        <w:numPr>
          <w:ilvl w:val="0"/>
          <w:numId w:val="45"/>
        </w:numPr>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 xml:space="preserve">Z&lt;-x </m:t>
            </m:r>
            <m:r>
              <m:rPr>
                <m:sty m:val="p"/>
              </m:rPr>
              <w:rPr>
                <w:rFonts w:ascii="Cambria Math" w:hAnsi="Cambria Math" w:cs="Times New Roman"/>
                <w:sz w:val="24"/>
                <w:szCs w:val="24"/>
              </w:rPr>
              <m:t>or</m:t>
            </m:r>
            <m:r>
              <w:rPr>
                <w:rFonts w:ascii="Cambria Math" w:hAnsi="Cambria Math" w:cs="Times New Roman"/>
                <w:sz w:val="24"/>
                <w:szCs w:val="24"/>
              </w:rPr>
              <m:t xml:space="preserve"> Z&gt;x</m:t>
            </m:r>
          </m:e>
        </m:d>
        <m:r>
          <w:rPr>
            <w:rFonts w:ascii="Cambria Math" w:hAnsi="Cambria Math" w:cs="Times New Roman"/>
            <w:sz w:val="24"/>
            <w:szCs w:val="24"/>
          </w:rPr>
          <m:t>=0.2006</m:t>
        </m:r>
      </m:oMath>
    </w:p>
    <w:p w14:paraId="302635C4" w14:textId="77777777" w:rsidR="00753941" w:rsidRPr="00753941" w:rsidRDefault="00753941" w:rsidP="00753941">
      <w:pPr>
        <w:rPr>
          <w:rFonts w:ascii="Times New Roman" w:hAnsi="Times New Roman" w:cs="Times New Roman"/>
        </w:rPr>
      </w:pPr>
    </w:p>
    <w:p w14:paraId="532FF0CC" w14:textId="77777777" w:rsidR="00C07A5C" w:rsidRDefault="00C07A5C" w:rsidP="00F97C8F">
      <w:pPr>
        <w:rPr>
          <w:rFonts w:ascii="Times New Roman" w:hAnsi="Times New Roman" w:cs="Times New Roman"/>
          <w:color w:val="000000" w:themeColor="text1"/>
        </w:rPr>
      </w:pPr>
    </w:p>
    <w:p w14:paraId="0633B176" w14:textId="3942BC12" w:rsidR="00753941" w:rsidRPr="008D3BB3" w:rsidRDefault="00C07A5C" w:rsidP="00753941">
      <w:pPr>
        <w:rPr>
          <w:rFonts w:ascii="Times New Roman" w:hAnsi="Times New Roman" w:cs="Times New Roman"/>
        </w:rPr>
      </w:pPr>
      <w:r>
        <w:rPr>
          <w:rFonts w:ascii="Times New Roman" w:hAnsi="Times New Roman" w:cs="Times New Roman"/>
          <w:b/>
        </w:rPr>
        <w:t>8</w:t>
      </w:r>
      <w:r w:rsidRPr="002D5575">
        <w:rPr>
          <w:rFonts w:ascii="Times New Roman" w:hAnsi="Times New Roman" w:cs="Times New Roman"/>
          <w:b/>
        </w:rPr>
        <w:t>.</w:t>
      </w:r>
      <w:r>
        <w:rPr>
          <w:rFonts w:ascii="Times New Roman" w:hAnsi="Times New Roman" w:cs="Times New Roman"/>
          <w:b/>
        </w:rPr>
        <w:t xml:space="preserve"> </w:t>
      </w:r>
      <w:r w:rsidR="00753941" w:rsidRPr="008D3BB3">
        <w:rPr>
          <w:rFonts w:ascii="Times New Roman" w:hAnsi="Times New Roman" w:cs="Times New Roman"/>
        </w:rPr>
        <w:t xml:space="preserve">If </w:t>
      </w:r>
      <m:oMath>
        <m:r>
          <w:rPr>
            <w:rFonts w:ascii="Cambria Math" w:hAnsi="Cambria Math" w:cs="Times New Roman"/>
          </w:rPr>
          <m:t>X</m:t>
        </m:r>
      </m:oMath>
      <w:r w:rsidR="00753941" w:rsidRPr="008D3BB3">
        <w:rPr>
          <w:rFonts w:ascii="Times New Roman" w:hAnsi="Times New Roman" w:cs="Times New Roman"/>
        </w:rPr>
        <w:t xml:space="preserve"> is normally distributed with mean 120 and standard deviation 10, find</w:t>
      </w:r>
    </w:p>
    <w:p w14:paraId="082BC00E" w14:textId="77777777" w:rsidR="00753941" w:rsidRPr="008D3BB3" w:rsidRDefault="00753941" w:rsidP="00753941">
      <w:pPr>
        <w:pStyle w:val="a3"/>
        <w:numPr>
          <w:ilvl w:val="0"/>
          <w:numId w:val="46"/>
        </w:numPr>
        <w:rPr>
          <w:rFonts w:ascii="Times New Roman"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105&lt;X&lt;130</m:t>
            </m:r>
          </m:e>
        </m:d>
        <m:r>
          <w:rPr>
            <w:rFonts w:ascii="Cambria Math" w:hAnsi="Cambria Math" w:cs="Times New Roman"/>
            <w:sz w:val="24"/>
            <w:szCs w:val="24"/>
          </w:rPr>
          <m:t xml:space="preserve"> </m:t>
        </m:r>
      </m:oMath>
    </w:p>
    <w:p w14:paraId="502B9E9E" w14:textId="372968F0" w:rsidR="00753941" w:rsidRPr="00753941" w:rsidRDefault="00753941" w:rsidP="00753941">
      <w:pPr>
        <w:pStyle w:val="a3"/>
        <w:numPr>
          <w:ilvl w:val="0"/>
          <w:numId w:val="46"/>
        </w:numPr>
        <w:rPr>
          <w:rFonts w:ascii="Times New Roman" w:hAnsi="Times New Roman" w:cs="Times New Roman"/>
          <w:sz w:val="24"/>
          <w:szCs w:val="24"/>
        </w:rPr>
      </w:pPr>
      <m:oMath>
        <m:r>
          <w:rPr>
            <w:rFonts w:ascii="Cambria Math" w:hAnsi="Cambria Math" w:cs="Times New Roman"/>
            <w:sz w:val="24"/>
            <w:szCs w:val="24"/>
          </w:rPr>
          <m:t>58</m:t>
        </m:r>
      </m:oMath>
      <w:r w:rsidRPr="008D3BB3">
        <w:rPr>
          <w:rFonts w:ascii="Times New Roman" w:hAnsi="Times New Roman" w:cs="Times New Roman" w:hint="eastAsia"/>
          <w:sz w:val="24"/>
          <w:szCs w:val="24"/>
        </w:rPr>
        <w:t>th</w:t>
      </w:r>
      <w:r>
        <w:rPr>
          <w:rFonts w:ascii="Times New Roman" w:hAnsi="Times New Roman" w:cs="Times New Roman"/>
          <w:sz w:val="24"/>
          <w:szCs w:val="24"/>
        </w:rPr>
        <w:t xml:space="preserve"> percentile</w:t>
      </w:r>
    </w:p>
    <w:p w14:paraId="0A79CF89" w14:textId="7A06C718" w:rsidR="00C07A5C" w:rsidRDefault="00C07A5C" w:rsidP="00F97C8F">
      <w:pPr>
        <w:rPr>
          <w:rFonts w:ascii="Times New Roman" w:hAnsi="Times New Roman" w:cs="Times New Roman"/>
        </w:rPr>
      </w:pPr>
    </w:p>
    <w:p w14:paraId="7110CCEA" w14:textId="77777777" w:rsidR="00EC5DFE" w:rsidRPr="00753941" w:rsidRDefault="00EC5DFE" w:rsidP="00F97C8F">
      <w:pPr>
        <w:rPr>
          <w:rFonts w:ascii="Times New Roman" w:hAnsi="Times New Roman" w:cs="Times New Roman"/>
        </w:rPr>
      </w:pPr>
    </w:p>
    <w:p w14:paraId="6FCBA7AC" w14:textId="3AAAC670" w:rsidR="00753941" w:rsidRPr="00045601" w:rsidRDefault="00300FB2" w:rsidP="00753941">
      <w:pPr>
        <w:rPr>
          <w:rFonts w:ascii="Times New Roman" w:hAnsi="Times New Roman" w:cs="Times New Roman"/>
        </w:rPr>
      </w:pPr>
      <w:r>
        <w:rPr>
          <w:rFonts w:ascii="Times New Roman" w:hAnsi="Times New Roman" w:cs="Times New Roman"/>
          <w:b/>
        </w:rPr>
        <w:t>9</w:t>
      </w:r>
      <w:r w:rsidRPr="005A49AF">
        <w:rPr>
          <w:rFonts w:ascii="Times New Roman" w:hAnsi="Times New Roman" w:cs="Times New Roman" w:hint="eastAsia"/>
          <w:b/>
        </w:rPr>
        <w:t>.</w:t>
      </w:r>
      <w:r w:rsidRPr="005A49AF">
        <w:rPr>
          <w:rFonts w:ascii="Times New Roman" w:hAnsi="Times New Roman" w:cs="Times New Roman" w:hint="eastAsia"/>
        </w:rPr>
        <w:t xml:space="preserve"> </w:t>
      </w:r>
      <w:r w:rsidR="00753941" w:rsidRPr="00045601">
        <w:rPr>
          <w:rFonts w:ascii="Times New Roman" w:hAnsi="Times New Roman" w:cs="Times New Roman"/>
        </w:rPr>
        <w:t xml:space="preserve">The compressive strength (in MPa) of bottles produced by a factory follows a normal distribution </w:t>
      </w:r>
      <m:oMath>
        <m:r>
          <w:rPr>
            <w:rFonts w:ascii="Cambria Math" w:hAnsi="Cambria Math" w:cs="Times New Roman"/>
          </w:rPr>
          <m:t>N</m:t>
        </m:r>
        <m:d>
          <m:dPr>
            <m:ctrlPr>
              <w:rPr>
                <w:rFonts w:ascii="Cambria Math" w:hAnsi="Cambria Math" w:cs="Times New Roman"/>
              </w:rPr>
            </m:ctrlPr>
          </m:dPr>
          <m:e>
            <m:r>
              <w:rPr>
                <w:rFonts w:ascii="Cambria Math" w:hAnsi="Cambria Math" w:cs="Times New Roman"/>
              </w:rPr>
              <m:t xml:space="preserve">μ, </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e>
        </m:d>
      </m:oMath>
      <w:r w:rsidR="00753941" w:rsidRPr="00045601">
        <w:rPr>
          <w:rFonts w:ascii="Times New Roman" w:hAnsi="Times New Roman" w:cs="Times New Roman"/>
        </w:rPr>
        <w:t>. A bottle having the compressive strength less than 40 M</w:t>
      </w:r>
      <w:r w:rsidR="00753941">
        <w:rPr>
          <w:rFonts w:ascii="Times New Roman" w:hAnsi="Times New Roman" w:cs="Times New Roman"/>
        </w:rPr>
        <w:t>P</w:t>
      </w:r>
      <w:r w:rsidR="00753941" w:rsidRPr="00045601">
        <w:rPr>
          <w:rFonts w:ascii="Times New Roman" w:hAnsi="Times New Roman" w:cs="Times New Roman"/>
        </w:rPr>
        <w:t>a is considered a defect. The process capacity index G to evaluate the process capacity is defined as</w:t>
      </w:r>
    </w:p>
    <w:p w14:paraId="72EC7475" w14:textId="77777777" w:rsidR="00753941" w:rsidRPr="00045601" w:rsidRDefault="00753941" w:rsidP="00753941">
      <w:pPr>
        <w:rPr>
          <w:rFonts w:ascii="Times New Roman" w:hAnsi="Times New Roman" w:cs="Times New Roman"/>
        </w:rPr>
      </w:pPr>
      <m:oMathPara>
        <m:oMath>
          <m:r>
            <m:rPr>
              <m:sty m:val="p"/>
            </m:rPr>
            <w:rPr>
              <w:rFonts w:ascii="Cambria Math" w:hAnsi="Cambria Math" w:cs="Times New Roman"/>
            </w:rPr>
            <m:t>G=</m:t>
          </m:r>
          <m:f>
            <m:fPr>
              <m:ctrlPr>
                <w:rPr>
                  <w:rFonts w:ascii="Cambria Math" w:hAnsi="Cambria Math" w:cs="Times New Roman"/>
                </w:rPr>
              </m:ctrlPr>
            </m:fPr>
            <m:num>
              <m:r>
                <w:rPr>
                  <w:rFonts w:ascii="Cambria Math" w:hAnsi="Cambria Math" w:cs="Times New Roman"/>
                </w:rPr>
                <m:t>μ-40</m:t>
              </m:r>
            </m:num>
            <m:den>
              <m:r>
                <w:rPr>
                  <w:rFonts w:ascii="Cambria Math" w:hAnsi="Cambria Math" w:cs="Times New Roman"/>
                </w:rPr>
                <m:t>3σ</m:t>
              </m:r>
            </m:den>
          </m:f>
        </m:oMath>
      </m:oMathPara>
    </w:p>
    <w:p w14:paraId="743C99D2" w14:textId="77777777" w:rsidR="00753941" w:rsidRPr="00975F91" w:rsidRDefault="00753941" w:rsidP="00753941">
      <w:pPr>
        <w:rPr>
          <w:rFonts w:ascii="Times New Roman" w:hAnsi="Times New Roman" w:cs="Times New Roman"/>
        </w:rPr>
      </w:pPr>
      <w:r w:rsidRPr="00045601">
        <w:rPr>
          <w:rFonts w:ascii="Times New Roman" w:hAnsi="Times New Roman" w:cs="Times New Roman"/>
        </w:rPr>
        <w:t xml:space="preserve"> If </w:t>
      </w:r>
      <m:oMath>
        <m:r>
          <m:rPr>
            <m:sty m:val="p"/>
          </m:rPr>
          <w:rPr>
            <w:rFonts w:ascii="Cambria Math" w:hAnsi="Cambria Math" w:cs="Times New Roman"/>
          </w:rPr>
          <m:t>G=0.8,</m:t>
        </m:r>
      </m:oMath>
      <w:r w:rsidRPr="00045601">
        <w:rPr>
          <w:rFonts w:ascii="Times New Roman" w:hAnsi="Times New Roman" w:cs="Times New Roman"/>
        </w:rPr>
        <w:t xml:space="preserve"> find the probability that a randomly selected bottle is defective.</w:t>
      </w:r>
      <w:r>
        <w:rPr>
          <w:rFonts w:ascii="Times New Roman" w:hAnsi="Times New Roman" w:cs="Times New Roman"/>
        </w:rPr>
        <w:t xml:space="preserve"> </w:t>
      </w:r>
    </w:p>
    <w:p w14:paraId="3A7BD96C" w14:textId="3639338B" w:rsidR="00C07A5C" w:rsidRDefault="00C07A5C" w:rsidP="00753941">
      <w:pPr>
        <w:rPr>
          <w:rFonts w:ascii="Times New Roman" w:hAnsi="Times New Roman" w:cs="Times New Roman"/>
          <w:color w:val="000000" w:themeColor="text1"/>
        </w:rPr>
      </w:pPr>
    </w:p>
    <w:p w14:paraId="3FEFB877" w14:textId="00486465" w:rsidR="00753941" w:rsidRDefault="00753941" w:rsidP="00753941">
      <w:pPr>
        <w:rPr>
          <w:rFonts w:ascii="Times New Roman" w:hAnsi="Times New Roman" w:cs="Times New Roman"/>
          <w:color w:val="000000" w:themeColor="text1"/>
        </w:rPr>
      </w:pPr>
    </w:p>
    <w:p w14:paraId="09B70CE6" w14:textId="429D9AA1" w:rsidR="00753941" w:rsidRPr="00045601" w:rsidRDefault="00753941" w:rsidP="00753941">
      <w:pPr>
        <w:pStyle w:val="a3"/>
        <w:spacing w:before="240" w:line="240" w:lineRule="auto"/>
        <w:ind w:left="0"/>
        <w:rPr>
          <w:rFonts w:ascii="Times New Roman" w:hAnsi="Times New Roman" w:cs="Times New Roman"/>
          <w:sz w:val="24"/>
          <w:szCs w:val="24"/>
        </w:rPr>
      </w:pPr>
      <w:r>
        <w:rPr>
          <w:rFonts w:ascii="Times New Roman" w:hAnsi="Times New Roman" w:cs="Times New Roman"/>
          <w:b/>
        </w:rPr>
        <w:t>10</w:t>
      </w:r>
      <w:r w:rsidRPr="005A49AF">
        <w:rPr>
          <w:rFonts w:ascii="Times New Roman" w:hAnsi="Times New Roman" w:cs="Times New Roman" w:hint="eastAsia"/>
          <w:b/>
        </w:rPr>
        <w:t>.</w:t>
      </w:r>
      <w:r w:rsidRPr="005A49AF">
        <w:rPr>
          <w:rFonts w:ascii="Times New Roman" w:hAnsi="Times New Roman" w:cs="Times New Roman" w:hint="eastAsia"/>
        </w:rPr>
        <w:t xml:space="preserve"> </w:t>
      </w:r>
      <w:r w:rsidRPr="00045601">
        <w:rPr>
          <w:rFonts w:ascii="Times New Roman" w:hAnsi="Times New Roman" w:cs="Times New Roman"/>
          <w:sz w:val="24"/>
          <w:szCs w:val="24"/>
        </w:rPr>
        <w:t xml:space="preserve">Find the mean </w:t>
      </w:r>
      <m:oMath>
        <m:r>
          <w:rPr>
            <w:rFonts w:ascii="Cambria Math" w:hAnsi="Cambria Math" w:cs="Times New Roman"/>
            <w:sz w:val="24"/>
            <w:szCs w:val="24"/>
          </w:rPr>
          <m:t>μ</m:t>
        </m:r>
      </m:oMath>
      <w:r w:rsidRPr="00045601">
        <w:rPr>
          <w:rFonts w:ascii="Times New Roman" w:hAnsi="Times New Roman" w:cs="Times New Roman" w:hint="eastAsia"/>
          <w:sz w:val="24"/>
          <w:szCs w:val="24"/>
        </w:rPr>
        <w:t xml:space="preserve"> and</w:t>
      </w:r>
      <w:r w:rsidRPr="00045601">
        <w:rPr>
          <w:rFonts w:ascii="Times New Roman" w:hAnsi="Times New Roman" w:cs="Times New Roman"/>
          <w:sz w:val="24"/>
          <w:szCs w:val="24"/>
        </w:rPr>
        <w:t xml:space="preserve"> variance</w:t>
      </w:r>
      <w:r w:rsidRPr="00045601">
        <w:rPr>
          <w:rFonts w:ascii="Times New Roman" w:hAnsi="Times New Roman" w:cs="Times New Roman" w:hint="eastAsia"/>
          <w:sz w:val="24"/>
          <w:szCs w:val="24"/>
        </w:rPr>
        <w:t xml:space="preserve"> </w:t>
      </w:r>
      <m:oMath>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r>
          <w:rPr>
            <w:rFonts w:ascii="Cambria Math" w:hAnsi="Cambria Math" w:cs="Times New Roman"/>
            <w:sz w:val="24"/>
            <w:szCs w:val="24"/>
          </w:rPr>
          <m:t xml:space="preserve"> </m:t>
        </m:r>
      </m:oMath>
      <w:r w:rsidRPr="00045601">
        <w:rPr>
          <w:rFonts w:ascii="Times New Roman" w:hAnsi="Times New Roman" w:cs="Times New Roman" w:hint="eastAsia"/>
          <w:sz w:val="24"/>
          <w:szCs w:val="24"/>
        </w:rPr>
        <w:t>of</w:t>
      </w:r>
      <w:r w:rsidRPr="00045601">
        <w:rPr>
          <w:rFonts w:ascii="Times New Roman" w:hAnsi="Times New Roman" w:cs="Times New Roman"/>
          <w:sz w:val="24"/>
          <w:szCs w:val="24"/>
        </w:rPr>
        <w:t xml:space="preserve"> a random variable </w:t>
      </w:r>
      <m:oMath>
        <m:r>
          <w:rPr>
            <w:rFonts w:ascii="Cambria Math" w:hAnsi="Cambria Math" w:cs="Times New Roman"/>
            <w:sz w:val="24"/>
            <w:szCs w:val="24"/>
          </w:rPr>
          <m:t>X</m:t>
        </m:r>
      </m:oMath>
      <w:r w:rsidRPr="00045601">
        <w:rPr>
          <w:rFonts w:ascii="Times New Roman" w:hAnsi="Times New Roman" w:cs="Times New Roman" w:hint="eastAsia"/>
          <w:sz w:val="24"/>
          <w:szCs w:val="24"/>
        </w:rPr>
        <w:t xml:space="preserve"> when</w:t>
      </w:r>
      <w:r w:rsidRPr="00045601">
        <w:rPr>
          <w:rFonts w:ascii="Times New Roman" w:hAnsi="Times New Roman" w:cs="Times New Roman"/>
          <w:sz w:val="24"/>
          <w:szCs w:val="24"/>
        </w:rPr>
        <w:t xml:space="preserve">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X&lt;2</m:t>
            </m:r>
          </m:e>
        </m:d>
        <m:r>
          <w:rPr>
            <w:rFonts w:ascii="Cambria Math" w:hAnsi="Cambria Math" w:cs="Times New Roman"/>
            <w:sz w:val="24"/>
            <w:szCs w:val="24"/>
          </w:rPr>
          <m:t>=0.117</m:t>
        </m:r>
      </m:oMath>
      <w:r w:rsidRPr="00045601">
        <w:rPr>
          <w:rFonts w:ascii="Times New Roman" w:hAnsi="Times New Roman" w:cs="Times New Roman" w:hint="eastAsia"/>
          <w:sz w:val="24"/>
          <w:szCs w:val="24"/>
        </w:rPr>
        <w:t xml:space="preserve"> and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2&lt;X&lt;4</m:t>
            </m:r>
          </m:e>
        </m:d>
        <m:r>
          <w:rPr>
            <w:rFonts w:ascii="Cambria Math" w:hAnsi="Cambria Math" w:cs="Times New Roman"/>
            <w:sz w:val="24"/>
            <w:szCs w:val="24"/>
          </w:rPr>
          <m:t>=0.674,</m:t>
        </m:r>
      </m:oMath>
      <w:r w:rsidRPr="00045601">
        <w:rPr>
          <w:rFonts w:ascii="Times New Roman" w:hAnsi="Times New Roman" w:cs="Times New Roman" w:hint="eastAsia"/>
          <w:sz w:val="24"/>
          <w:szCs w:val="24"/>
        </w:rPr>
        <w:t xml:space="preserve"> </w:t>
      </w:r>
      <w:r w:rsidRPr="00045601">
        <w:rPr>
          <w:rFonts w:ascii="Times New Roman" w:hAnsi="Times New Roman" w:cs="Times New Roman"/>
          <w:sz w:val="24"/>
          <w:szCs w:val="24"/>
        </w:rPr>
        <w:t xml:space="preserve"> where </w:t>
      </w:r>
      <m:oMath>
        <m:r>
          <w:rPr>
            <w:rFonts w:ascii="Cambria Math" w:hAnsi="Cambria Math" w:cs="Times New Roman"/>
            <w:sz w:val="24"/>
            <w:szCs w:val="24"/>
          </w:rPr>
          <m:t>X~N</m:t>
        </m:r>
        <m:d>
          <m:dPr>
            <m:ctrlPr>
              <w:rPr>
                <w:rFonts w:ascii="Cambria Math" w:hAnsi="Cambria Math" w:cs="Times New Roman"/>
                <w:i/>
                <w:sz w:val="24"/>
                <w:szCs w:val="24"/>
              </w:rPr>
            </m:ctrlPr>
          </m:dPr>
          <m:e>
            <m:r>
              <w:rPr>
                <w:rFonts w:ascii="Cambria Math" w:hAnsi="Cambria Math" w:cs="Times New Roman"/>
                <w:sz w:val="24"/>
                <w:szCs w:val="24"/>
              </w:rPr>
              <m:t xml:space="preserve">μ, </m:t>
            </m:r>
            <m:sSup>
              <m:sSupPr>
                <m:ctrlPr>
                  <w:rPr>
                    <w:rFonts w:ascii="Cambria Math" w:hAnsi="Cambria Math" w:cs="Times New Roman"/>
                    <w:i/>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r>
          <w:rPr>
            <w:rFonts w:ascii="Cambria Math" w:hAnsi="Cambria Math" w:cs="Times New Roman"/>
            <w:sz w:val="24"/>
            <w:szCs w:val="24"/>
          </w:rPr>
          <m:t>.</m:t>
        </m:r>
      </m:oMath>
      <w:r w:rsidRPr="00045601">
        <w:rPr>
          <w:rFonts w:ascii="Times New Roman" w:hAnsi="Times New Roman" w:cs="Times New Roman"/>
          <w:sz w:val="24"/>
          <w:szCs w:val="24"/>
        </w:rPr>
        <w:t xml:space="preserve"> </w:t>
      </w:r>
    </w:p>
    <w:p w14:paraId="5D1D27B4" w14:textId="5CEB4FE6" w:rsidR="00753941" w:rsidRDefault="00753941" w:rsidP="00753941">
      <w:pPr>
        <w:rPr>
          <w:rFonts w:ascii="Times New Roman" w:hAnsi="Times New Roman" w:cs="Times New Roman"/>
          <w:color w:val="000000" w:themeColor="text1"/>
        </w:rPr>
      </w:pPr>
    </w:p>
    <w:p w14:paraId="4A650F2F" w14:textId="4746D51C" w:rsidR="00753941" w:rsidRDefault="00753941" w:rsidP="00753941">
      <w:pPr>
        <w:rPr>
          <w:rFonts w:ascii="Times New Roman" w:hAnsi="Times New Roman" w:cs="Times New Roman"/>
          <w:color w:val="000000" w:themeColor="text1"/>
        </w:rPr>
      </w:pPr>
    </w:p>
    <w:p w14:paraId="309C2E2F" w14:textId="1A45938B" w:rsidR="00753941" w:rsidRPr="00CC703C" w:rsidRDefault="00753941" w:rsidP="00753941">
      <w:pPr>
        <w:rPr>
          <w:rFonts w:ascii="Times New Roman" w:hAnsi="Times New Roman" w:cs="Times New Roman"/>
        </w:rPr>
      </w:pPr>
      <w:r>
        <w:rPr>
          <w:rFonts w:ascii="Times New Roman" w:hAnsi="Times New Roman" w:cs="Times New Roman"/>
          <w:b/>
        </w:rPr>
        <w:t>11</w:t>
      </w:r>
      <w:r w:rsidRPr="005A49AF">
        <w:rPr>
          <w:rFonts w:ascii="Times New Roman" w:hAnsi="Times New Roman" w:cs="Times New Roman" w:hint="eastAsia"/>
          <w:b/>
        </w:rPr>
        <w:t>.</w:t>
      </w:r>
      <w:r w:rsidRPr="005A49AF">
        <w:rPr>
          <w:rFonts w:ascii="Times New Roman" w:hAnsi="Times New Roman" w:cs="Times New Roman" w:hint="eastAsia"/>
        </w:rPr>
        <w:t xml:space="preserve"> </w:t>
      </w:r>
      <w:r>
        <w:rPr>
          <w:rFonts w:ascii="Times New Roman" w:hAnsi="Times New Roman" w:cs="Times New Roman"/>
        </w:rPr>
        <w:t>The lifetime of the timing belt of a certain make of cars is normally distributed wi</w:t>
      </w:r>
      <w:r w:rsidRPr="009D13ED">
        <w:rPr>
          <w:rFonts w:ascii="Times New Roman" w:hAnsi="Times New Roman" w:cs="Times New Roman"/>
        </w:rPr>
        <w:t>th mean 125,000 mil</w:t>
      </w:r>
      <w:r>
        <w:rPr>
          <w:rFonts w:ascii="Times New Roman" w:hAnsi="Times New Roman" w:cs="Times New Roman"/>
        </w:rPr>
        <w:t>es and standard deviation 10,000 miles.</w:t>
      </w:r>
    </w:p>
    <w:p w14:paraId="72A495D1" w14:textId="77777777" w:rsidR="00753941" w:rsidRPr="00646B17" w:rsidRDefault="00753941" w:rsidP="00753941">
      <w:pPr>
        <w:pStyle w:val="a3"/>
        <w:numPr>
          <w:ilvl w:val="0"/>
          <w:numId w:val="47"/>
        </w:numPr>
        <w:rPr>
          <w:rFonts w:ascii="Times New Roman" w:hAnsi="Times New Roman" w:cs="Times New Roman"/>
          <w:sz w:val="24"/>
          <w:szCs w:val="24"/>
        </w:rPr>
      </w:pPr>
      <w:r>
        <w:rPr>
          <w:rFonts w:ascii="Times New Roman" w:hAnsi="Times New Roman" w:cs="Times New Roman"/>
          <w:sz w:val="24"/>
          <w:szCs w:val="24"/>
        </w:rPr>
        <w:t>Find the probability that a timing belt lasts until the car runs 140,000 miles.</w:t>
      </w:r>
    </w:p>
    <w:p w14:paraId="2F145D7A" w14:textId="77777777" w:rsidR="00753941" w:rsidRDefault="00753941" w:rsidP="00753941">
      <w:pPr>
        <w:pStyle w:val="a3"/>
        <w:numPr>
          <w:ilvl w:val="0"/>
          <w:numId w:val="47"/>
        </w:numPr>
        <w:rPr>
          <w:rFonts w:ascii="Times New Roman" w:hAnsi="Times New Roman" w:cs="Times New Roman"/>
          <w:sz w:val="24"/>
          <w:szCs w:val="24"/>
        </w:rPr>
      </w:pPr>
      <w:r>
        <w:rPr>
          <w:rFonts w:ascii="Times New Roman" w:hAnsi="Times New Roman" w:cs="Times New Roman"/>
          <w:sz w:val="24"/>
          <w:szCs w:val="24"/>
        </w:rPr>
        <w:t>The auto maker recommends that owners have the timing belt replaced when the mileage reaches 90,000 miles.  What is the probability that the timing belt fails before the car reaches the manufacturer’s recommended mileage?</w:t>
      </w:r>
    </w:p>
    <w:p w14:paraId="3B52D030" w14:textId="77777777" w:rsidR="00753941" w:rsidRDefault="00753941" w:rsidP="00753941">
      <w:pPr>
        <w:pStyle w:val="a3"/>
        <w:numPr>
          <w:ilvl w:val="0"/>
          <w:numId w:val="47"/>
        </w:numPr>
        <w:rPr>
          <w:rFonts w:ascii="Times New Roman" w:hAnsi="Times New Roman" w:cs="Times New Roman"/>
          <w:sz w:val="24"/>
          <w:szCs w:val="24"/>
        </w:rPr>
      </w:pPr>
      <w:r>
        <w:rPr>
          <w:rFonts w:ascii="Times New Roman" w:hAnsi="Times New Roman" w:cs="Times New Roman"/>
          <w:sz w:val="24"/>
          <w:szCs w:val="24"/>
        </w:rPr>
        <w:t xml:space="preserve">An owner of this type of car wants to take a chance and replace the timing belt at the </w:t>
      </w:r>
      <w:r>
        <w:rPr>
          <w:rFonts w:ascii="Times New Roman" w:hAnsi="Times New Roman" w:cs="Times New Roman" w:hint="eastAsia"/>
          <w:sz w:val="24"/>
          <w:szCs w:val="24"/>
        </w:rPr>
        <w:t xml:space="preserve">1st </w:t>
      </w:r>
      <w:r>
        <w:rPr>
          <w:rFonts w:ascii="Times New Roman" w:hAnsi="Times New Roman" w:cs="Times New Roman"/>
          <w:sz w:val="24"/>
          <w:szCs w:val="24"/>
        </w:rPr>
        <w:t>percentile of the distribution.  What should be the mileage of the car when he has the timing belt replaced?</w:t>
      </w:r>
    </w:p>
    <w:p w14:paraId="036A7C4D" w14:textId="465297B5" w:rsidR="00753941" w:rsidRDefault="00753941" w:rsidP="00753941">
      <w:pPr>
        <w:rPr>
          <w:rFonts w:ascii="Times New Roman" w:hAnsi="Times New Roman" w:cs="Times New Roman"/>
          <w:color w:val="000000" w:themeColor="text1"/>
        </w:rPr>
      </w:pPr>
    </w:p>
    <w:sectPr w:rsidR="00753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54B"/>
    <w:multiLevelType w:val="hybridMultilevel"/>
    <w:tmpl w:val="C84203EE"/>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9785C"/>
    <w:multiLevelType w:val="hybridMultilevel"/>
    <w:tmpl w:val="954E6D30"/>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14BF9"/>
    <w:multiLevelType w:val="hybridMultilevel"/>
    <w:tmpl w:val="8974901E"/>
    <w:lvl w:ilvl="0" w:tplc="CFF0C1C0">
      <w:start w:val="1"/>
      <w:numFmt w:val="decimal"/>
      <w:lvlText w:val="%1."/>
      <w:lvlJc w:val="left"/>
      <w:pPr>
        <w:ind w:left="384" w:hanging="360"/>
      </w:pPr>
      <w:rPr>
        <w:rFonts w:hint="default"/>
      </w:rPr>
    </w:lvl>
    <w:lvl w:ilvl="1" w:tplc="04090019" w:tentative="1">
      <w:start w:val="1"/>
      <w:numFmt w:val="lowerLetter"/>
      <w:lvlText w:val="%2."/>
      <w:lvlJc w:val="left"/>
      <w:pPr>
        <w:ind w:left="1104" w:hanging="360"/>
      </w:pPr>
    </w:lvl>
    <w:lvl w:ilvl="2" w:tplc="0409001B" w:tentative="1">
      <w:start w:val="1"/>
      <w:numFmt w:val="lowerRoman"/>
      <w:lvlText w:val="%3."/>
      <w:lvlJc w:val="right"/>
      <w:pPr>
        <w:ind w:left="1824" w:hanging="180"/>
      </w:pPr>
    </w:lvl>
    <w:lvl w:ilvl="3" w:tplc="0409000F" w:tentative="1">
      <w:start w:val="1"/>
      <w:numFmt w:val="decimal"/>
      <w:lvlText w:val="%4."/>
      <w:lvlJc w:val="left"/>
      <w:pPr>
        <w:ind w:left="2544" w:hanging="360"/>
      </w:pPr>
    </w:lvl>
    <w:lvl w:ilvl="4" w:tplc="04090019" w:tentative="1">
      <w:start w:val="1"/>
      <w:numFmt w:val="lowerLetter"/>
      <w:lvlText w:val="%5."/>
      <w:lvlJc w:val="left"/>
      <w:pPr>
        <w:ind w:left="3264" w:hanging="360"/>
      </w:pPr>
    </w:lvl>
    <w:lvl w:ilvl="5" w:tplc="0409001B" w:tentative="1">
      <w:start w:val="1"/>
      <w:numFmt w:val="lowerRoman"/>
      <w:lvlText w:val="%6."/>
      <w:lvlJc w:val="right"/>
      <w:pPr>
        <w:ind w:left="3984" w:hanging="180"/>
      </w:pPr>
    </w:lvl>
    <w:lvl w:ilvl="6" w:tplc="0409000F" w:tentative="1">
      <w:start w:val="1"/>
      <w:numFmt w:val="decimal"/>
      <w:lvlText w:val="%7."/>
      <w:lvlJc w:val="left"/>
      <w:pPr>
        <w:ind w:left="4704" w:hanging="360"/>
      </w:pPr>
    </w:lvl>
    <w:lvl w:ilvl="7" w:tplc="04090019" w:tentative="1">
      <w:start w:val="1"/>
      <w:numFmt w:val="lowerLetter"/>
      <w:lvlText w:val="%8."/>
      <w:lvlJc w:val="left"/>
      <w:pPr>
        <w:ind w:left="5424" w:hanging="360"/>
      </w:pPr>
    </w:lvl>
    <w:lvl w:ilvl="8" w:tplc="0409001B" w:tentative="1">
      <w:start w:val="1"/>
      <w:numFmt w:val="lowerRoman"/>
      <w:lvlText w:val="%9."/>
      <w:lvlJc w:val="right"/>
      <w:pPr>
        <w:ind w:left="6144" w:hanging="180"/>
      </w:pPr>
    </w:lvl>
  </w:abstractNum>
  <w:abstractNum w:abstractNumId="3" w15:restartNumberingAfterBreak="0">
    <w:nsid w:val="05E97288"/>
    <w:multiLevelType w:val="hybridMultilevel"/>
    <w:tmpl w:val="565EA79E"/>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D84355"/>
    <w:multiLevelType w:val="hybridMultilevel"/>
    <w:tmpl w:val="A9C4561E"/>
    <w:lvl w:ilvl="0" w:tplc="912AA684">
      <w:start w:val="1"/>
      <w:numFmt w:val="lowerLetter"/>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5" w15:restartNumberingAfterBreak="0">
    <w:nsid w:val="07237414"/>
    <w:multiLevelType w:val="hybridMultilevel"/>
    <w:tmpl w:val="9D66C1B6"/>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171C03"/>
    <w:multiLevelType w:val="hybridMultilevel"/>
    <w:tmpl w:val="EC0E8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692893"/>
    <w:multiLevelType w:val="hybridMultilevel"/>
    <w:tmpl w:val="C7D6D798"/>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417FCF"/>
    <w:multiLevelType w:val="hybridMultilevel"/>
    <w:tmpl w:val="DDACC4C2"/>
    <w:lvl w:ilvl="0" w:tplc="CB284A68">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9" w15:restartNumberingAfterBreak="0">
    <w:nsid w:val="0DD005C0"/>
    <w:multiLevelType w:val="hybridMultilevel"/>
    <w:tmpl w:val="E6028744"/>
    <w:lvl w:ilvl="0" w:tplc="F2BA60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59688F"/>
    <w:multiLevelType w:val="hybridMultilevel"/>
    <w:tmpl w:val="C84203EE"/>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874D49"/>
    <w:multiLevelType w:val="hybridMultilevel"/>
    <w:tmpl w:val="C84203EE"/>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B57B61"/>
    <w:multiLevelType w:val="hybridMultilevel"/>
    <w:tmpl w:val="8B0CAC86"/>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FB5B54"/>
    <w:multiLevelType w:val="hybridMultilevel"/>
    <w:tmpl w:val="C076FA32"/>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E34D93"/>
    <w:multiLevelType w:val="hybridMultilevel"/>
    <w:tmpl w:val="C84203EE"/>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7A7B3C"/>
    <w:multiLevelType w:val="hybridMultilevel"/>
    <w:tmpl w:val="C076FA32"/>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8D4CF7"/>
    <w:multiLevelType w:val="hybridMultilevel"/>
    <w:tmpl w:val="FCFCF042"/>
    <w:lvl w:ilvl="0" w:tplc="701A0B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B40439"/>
    <w:multiLevelType w:val="hybridMultilevel"/>
    <w:tmpl w:val="A05EB8FE"/>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DF595E"/>
    <w:multiLevelType w:val="hybridMultilevel"/>
    <w:tmpl w:val="7F44D77C"/>
    <w:lvl w:ilvl="0" w:tplc="999806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505E5F"/>
    <w:multiLevelType w:val="hybridMultilevel"/>
    <w:tmpl w:val="AB8C889C"/>
    <w:lvl w:ilvl="0" w:tplc="310CFE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E426BE"/>
    <w:multiLevelType w:val="hybridMultilevel"/>
    <w:tmpl w:val="B11C1156"/>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5E563A"/>
    <w:multiLevelType w:val="hybridMultilevel"/>
    <w:tmpl w:val="565EA79E"/>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13550E"/>
    <w:multiLevelType w:val="hybridMultilevel"/>
    <w:tmpl w:val="C076FA32"/>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835D66"/>
    <w:multiLevelType w:val="hybridMultilevel"/>
    <w:tmpl w:val="C84203EE"/>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B54486"/>
    <w:multiLevelType w:val="hybridMultilevel"/>
    <w:tmpl w:val="FCFCF042"/>
    <w:lvl w:ilvl="0" w:tplc="701A0B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1A571A"/>
    <w:multiLevelType w:val="hybridMultilevel"/>
    <w:tmpl w:val="1DB4F220"/>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9947B5"/>
    <w:multiLevelType w:val="hybridMultilevel"/>
    <w:tmpl w:val="C84203EE"/>
    <w:lvl w:ilvl="0" w:tplc="758603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E80987"/>
    <w:multiLevelType w:val="hybridMultilevel"/>
    <w:tmpl w:val="C076FA32"/>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5459E9"/>
    <w:multiLevelType w:val="hybridMultilevel"/>
    <w:tmpl w:val="C7D6D798"/>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642547"/>
    <w:multiLevelType w:val="multilevel"/>
    <w:tmpl w:val="2B60738C"/>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imes New Roman" w:hAnsi="Times New Roman" w:cs="Times New Roman" w:hint="default"/>
        <w:b/>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5667CA3"/>
    <w:multiLevelType w:val="hybridMultilevel"/>
    <w:tmpl w:val="A1DA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040F5F"/>
    <w:multiLevelType w:val="hybridMultilevel"/>
    <w:tmpl w:val="ABC08104"/>
    <w:lvl w:ilvl="0" w:tplc="84DAFE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A81A7B"/>
    <w:multiLevelType w:val="hybridMultilevel"/>
    <w:tmpl w:val="8B0CAC86"/>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770E00"/>
    <w:multiLevelType w:val="hybridMultilevel"/>
    <w:tmpl w:val="C7D6D798"/>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B80124"/>
    <w:multiLevelType w:val="hybridMultilevel"/>
    <w:tmpl w:val="9022E408"/>
    <w:lvl w:ilvl="0" w:tplc="705ACD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FAE602C"/>
    <w:multiLevelType w:val="hybridMultilevel"/>
    <w:tmpl w:val="C7D6D798"/>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8A6C5C"/>
    <w:multiLevelType w:val="hybridMultilevel"/>
    <w:tmpl w:val="C7D6D798"/>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00468D"/>
    <w:multiLevelType w:val="hybridMultilevel"/>
    <w:tmpl w:val="A09CEE28"/>
    <w:lvl w:ilvl="0" w:tplc="323458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B76ACE"/>
    <w:multiLevelType w:val="hybridMultilevel"/>
    <w:tmpl w:val="C076FA32"/>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8271E5"/>
    <w:multiLevelType w:val="hybridMultilevel"/>
    <w:tmpl w:val="8B0CAC86"/>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BC52AB"/>
    <w:multiLevelType w:val="hybridMultilevel"/>
    <w:tmpl w:val="632ACB10"/>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E074FA"/>
    <w:multiLevelType w:val="hybridMultilevel"/>
    <w:tmpl w:val="C076FA32"/>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F34C34"/>
    <w:multiLevelType w:val="hybridMultilevel"/>
    <w:tmpl w:val="64487C72"/>
    <w:lvl w:ilvl="0" w:tplc="FC480A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914CBC"/>
    <w:multiLevelType w:val="hybridMultilevel"/>
    <w:tmpl w:val="1DB4F220"/>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937C4E"/>
    <w:multiLevelType w:val="hybridMultilevel"/>
    <w:tmpl w:val="632ACB10"/>
    <w:lvl w:ilvl="0" w:tplc="28D02102">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8B1119"/>
    <w:multiLevelType w:val="hybridMultilevel"/>
    <w:tmpl w:val="FCFCF042"/>
    <w:lvl w:ilvl="0" w:tplc="701A0B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FC16A7F"/>
    <w:multiLevelType w:val="hybridMultilevel"/>
    <w:tmpl w:val="AB684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9573258">
    <w:abstractNumId w:val="31"/>
  </w:num>
  <w:num w:numId="2" w16cid:durableId="1844591874">
    <w:abstractNumId w:val="29"/>
  </w:num>
  <w:num w:numId="3" w16cid:durableId="1915778709">
    <w:abstractNumId w:val="42"/>
  </w:num>
  <w:num w:numId="4" w16cid:durableId="1060179228">
    <w:abstractNumId w:val="37"/>
  </w:num>
  <w:num w:numId="5" w16cid:durableId="713044362">
    <w:abstractNumId w:val="6"/>
  </w:num>
  <w:num w:numId="6" w16cid:durableId="449128082">
    <w:abstractNumId w:val="30"/>
  </w:num>
  <w:num w:numId="7" w16cid:durableId="1351028421">
    <w:abstractNumId w:val="46"/>
  </w:num>
  <w:num w:numId="8" w16cid:durableId="754785990">
    <w:abstractNumId w:val="2"/>
  </w:num>
  <w:num w:numId="9" w16cid:durableId="308902282">
    <w:abstractNumId w:val="34"/>
  </w:num>
  <w:num w:numId="10" w16cid:durableId="609972509">
    <w:abstractNumId w:val="9"/>
  </w:num>
  <w:num w:numId="11" w16cid:durableId="510224040">
    <w:abstractNumId w:val="19"/>
  </w:num>
  <w:num w:numId="12" w16cid:durableId="903367639">
    <w:abstractNumId w:val="8"/>
  </w:num>
  <w:num w:numId="13" w16cid:durableId="17630092">
    <w:abstractNumId w:val="32"/>
  </w:num>
  <w:num w:numId="14" w16cid:durableId="2019581818">
    <w:abstractNumId w:val="12"/>
  </w:num>
  <w:num w:numId="15" w16cid:durableId="1685552448">
    <w:abstractNumId w:val="39"/>
  </w:num>
  <w:num w:numId="16" w16cid:durableId="1238713385">
    <w:abstractNumId w:val="45"/>
  </w:num>
  <w:num w:numId="17" w16cid:durableId="1316641296">
    <w:abstractNumId w:val="24"/>
  </w:num>
  <w:num w:numId="18" w16cid:durableId="1650599361">
    <w:abstractNumId w:val="0"/>
  </w:num>
  <w:num w:numId="19" w16cid:durableId="639384435">
    <w:abstractNumId w:val="23"/>
  </w:num>
  <w:num w:numId="20" w16cid:durableId="1574318883">
    <w:abstractNumId w:val="11"/>
  </w:num>
  <w:num w:numId="21" w16cid:durableId="329451832">
    <w:abstractNumId w:val="10"/>
  </w:num>
  <w:num w:numId="22" w16cid:durableId="1130199900">
    <w:abstractNumId w:val="16"/>
  </w:num>
  <w:num w:numId="23" w16cid:durableId="447625448">
    <w:abstractNumId w:val="26"/>
  </w:num>
  <w:num w:numId="24" w16cid:durableId="521238406">
    <w:abstractNumId w:val="5"/>
  </w:num>
  <w:num w:numId="25" w16cid:durableId="1638681843">
    <w:abstractNumId w:val="14"/>
  </w:num>
  <w:num w:numId="26" w16cid:durableId="456413470">
    <w:abstractNumId w:val="20"/>
  </w:num>
  <w:num w:numId="27" w16cid:durableId="2086873051">
    <w:abstractNumId w:val="35"/>
  </w:num>
  <w:num w:numId="28" w16cid:durableId="245305974">
    <w:abstractNumId w:val="1"/>
  </w:num>
  <w:num w:numId="29" w16cid:durableId="1776052265">
    <w:abstractNumId w:val="44"/>
  </w:num>
  <w:num w:numId="30" w16cid:durableId="210381106">
    <w:abstractNumId w:val="7"/>
  </w:num>
  <w:num w:numId="31" w16cid:durableId="1537346804">
    <w:abstractNumId w:val="33"/>
  </w:num>
  <w:num w:numId="32" w16cid:durableId="1230191969">
    <w:abstractNumId w:val="28"/>
  </w:num>
  <w:num w:numId="33" w16cid:durableId="1173253006">
    <w:abstractNumId w:val="36"/>
  </w:num>
  <w:num w:numId="34" w16cid:durableId="1809928933">
    <w:abstractNumId w:val="40"/>
  </w:num>
  <w:num w:numId="35" w16cid:durableId="157354808">
    <w:abstractNumId w:val="18"/>
  </w:num>
  <w:num w:numId="36" w16cid:durableId="1321039044">
    <w:abstractNumId w:val="43"/>
  </w:num>
  <w:num w:numId="37" w16cid:durableId="620889795">
    <w:abstractNumId w:val="15"/>
  </w:num>
  <w:num w:numId="38" w16cid:durableId="1158226630">
    <w:abstractNumId w:val="4"/>
  </w:num>
  <w:num w:numId="39" w16cid:durableId="631011942">
    <w:abstractNumId w:val="25"/>
  </w:num>
  <w:num w:numId="40" w16cid:durableId="1254625542">
    <w:abstractNumId w:val="38"/>
  </w:num>
  <w:num w:numId="41" w16cid:durableId="379983798">
    <w:abstractNumId w:val="41"/>
  </w:num>
  <w:num w:numId="42" w16cid:durableId="1327585488">
    <w:abstractNumId w:val="13"/>
  </w:num>
  <w:num w:numId="43" w16cid:durableId="1621759742">
    <w:abstractNumId w:val="22"/>
  </w:num>
  <w:num w:numId="44" w16cid:durableId="1889879275">
    <w:abstractNumId w:val="27"/>
  </w:num>
  <w:num w:numId="45" w16cid:durableId="2080472055">
    <w:abstractNumId w:val="21"/>
  </w:num>
  <w:num w:numId="46" w16cid:durableId="1918322928">
    <w:abstractNumId w:val="3"/>
  </w:num>
  <w:num w:numId="47" w16cid:durableId="169341016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ngshik Ahn">
    <w15:presenceInfo w15:providerId="None" w15:userId="Hongshik Ah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AA1"/>
    <w:rsid w:val="002663A3"/>
    <w:rsid w:val="002E24E9"/>
    <w:rsid w:val="00300FB2"/>
    <w:rsid w:val="00447DFC"/>
    <w:rsid w:val="0050029E"/>
    <w:rsid w:val="00556130"/>
    <w:rsid w:val="005A355D"/>
    <w:rsid w:val="006C34F4"/>
    <w:rsid w:val="006D1C28"/>
    <w:rsid w:val="00717AD8"/>
    <w:rsid w:val="00753941"/>
    <w:rsid w:val="007B0138"/>
    <w:rsid w:val="007E2973"/>
    <w:rsid w:val="007F4C6F"/>
    <w:rsid w:val="0081464A"/>
    <w:rsid w:val="00867725"/>
    <w:rsid w:val="00890B72"/>
    <w:rsid w:val="0094161D"/>
    <w:rsid w:val="009C2D4F"/>
    <w:rsid w:val="00AC5AA1"/>
    <w:rsid w:val="00AD6CFB"/>
    <w:rsid w:val="00C07A5C"/>
    <w:rsid w:val="00C3786A"/>
    <w:rsid w:val="00DF4612"/>
    <w:rsid w:val="00E174C3"/>
    <w:rsid w:val="00EC5DFE"/>
    <w:rsid w:val="00F0636A"/>
    <w:rsid w:val="00F97C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9B63DA"/>
  <w15:chartTrackingRefBased/>
  <w15:docId w15:val="{D0A30AEC-5549-4264-8358-888D164A7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0138"/>
    <w:pPr>
      <w:spacing w:after="0" w:line="240" w:lineRule="auto"/>
    </w:pPr>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0138"/>
    <w:pPr>
      <w:spacing w:after="200" w:line="276" w:lineRule="auto"/>
      <w:ind w:left="720"/>
      <w:contextualSpacing/>
    </w:pPr>
    <w:rPr>
      <w:sz w:val="22"/>
      <w:szCs w:val="22"/>
      <w:lang w:eastAsia="ko-KR"/>
    </w:rPr>
  </w:style>
  <w:style w:type="table" w:styleId="a4">
    <w:name w:val="Table Grid"/>
    <w:basedOn w:val="a1"/>
    <w:uiPriority w:val="59"/>
    <w:rsid w:val="007B0138"/>
    <w:pPr>
      <w:spacing w:after="0" w:line="240" w:lineRule="auto"/>
    </w:pPr>
    <w:rPr>
      <w:lang w:eastAsia="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5">
    <w:name w:val="Placeholder Text"/>
    <w:basedOn w:val="a0"/>
    <w:uiPriority w:val="99"/>
    <w:semiHidden/>
    <w:rsid w:val="009C2D4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3873</TotalTime>
  <Pages>3</Pages>
  <Words>519</Words>
  <Characters>2411</Characters>
  <Application>Microsoft Office Word</Application>
  <DocSecurity>0</DocSecurity>
  <Lines>102</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profsahn@yahoo.com</dc:creator>
  <cp:keywords/>
  <dc:description/>
  <cp:lastModifiedBy>c p</cp:lastModifiedBy>
  <cp:revision>4</cp:revision>
  <cp:lastPrinted>2025-02-08T01:39:00Z</cp:lastPrinted>
  <dcterms:created xsi:type="dcterms:W3CDTF">2025-10-21T07:25:00Z</dcterms:created>
  <dcterms:modified xsi:type="dcterms:W3CDTF">2025-10-24T10:26:00Z</dcterms:modified>
</cp:coreProperties>
</file>